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E2D9" w14:textId="262B6FC2" w:rsidR="000A7ABA" w:rsidRDefault="000A7ABA" w:rsidP="005C3637">
      <w:pPr>
        <w:rPr>
          <w:rFonts w:ascii="Times New Roman" w:hAnsi="Times New Roman" w:cs="Times New Roman"/>
        </w:rPr>
      </w:pPr>
    </w:p>
    <w:p w14:paraId="6B6B1F8B" w14:textId="07A60EF0" w:rsidR="000A7ABA" w:rsidRDefault="000A7ABA" w:rsidP="005C3637">
      <w:pPr>
        <w:rPr>
          <w:rFonts w:ascii="Times New Roman" w:hAnsi="Times New Roman" w:cs="Times New Roman"/>
        </w:rPr>
      </w:pPr>
    </w:p>
    <w:p w14:paraId="4967FC6F" w14:textId="4E2FD230" w:rsidR="000A7ABA" w:rsidRDefault="000A7ABA" w:rsidP="000A7AB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0624B628" wp14:editId="6D633053">
                <wp:simplePos x="0" y="0"/>
                <wp:positionH relativeFrom="margin">
                  <wp:align>left</wp:align>
                </wp:positionH>
                <wp:positionV relativeFrom="paragraph">
                  <wp:posOffset>-342900</wp:posOffset>
                </wp:positionV>
                <wp:extent cx="5924550" cy="695325"/>
                <wp:effectExtent l="0" t="0" r="0" b="952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4550" cy="6953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9E4FDA" w14:textId="359679E7" w:rsidR="000A7ABA" w:rsidRDefault="000A7ABA" w:rsidP="00087559">
                            <w:pPr>
                              <w:pStyle w:val="ContactInfo"/>
                              <w:spacing w:line="360" w:lineRule="auto"/>
                              <w:rPr>
                                <w:color w:val="333333"/>
                              </w:rPr>
                            </w:pPr>
                            <w:r w:rsidRPr="005224C4">
                              <w:rPr>
                                <w:noProof/>
                                <w:color w:val="FFFFFF"/>
                              </w:rPr>
                              <w:drawing>
                                <wp:inline distT="0" distB="0" distL="0" distR="0" wp14:anchorId="70B67467" wp14:editId="3C432DC4">
                                  <wp:extent cx="133350" cy="180975"/>
                                  <wp:effectExtent l="0" t="0" r="0" b="952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350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03558">
                              <w:rPr>
                                <w:color w:val="333333"/>
                              </w:rPr>
                              <w:t>jyothi</w:t>
                            </w:r>
                            <w:r w:rsidR="00D35051">
                              <w:rPr>
                                <w:color w:val="333333"/>
                              </w:rPr>
                              <w:t>s.francis@ontario.ca</w:t>
                            </w:r>
                            <w:r w:rsidRPr="00703558">
                              <w:rPr>
                                <w:color w:val="333333"/>
                              </w:rPr>
                              <w:t xml:space="preserve">   </w:t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 w:rsidRPr="00001117">
                              <w:rPr>
                                <w:noProof/>
                              </w:rPr>
                              <w:drawing>
                                <wp:inline distT="0" distB="0" distL="0" distR="0" wp14:anchorId="685FD48B" wp14:editId="51BA1059">
                                  <wp:extent cx="152400" cy="161925"/>
                                  <wp:effectExtent l="0" t="0" r="0" b="9525"/>
                                  <wp:docPr id="4" name="Picture 4" descr="C:\Users\jyoth\AppData\Local\Microsoft\Windows\INetCache\Content.MSO\CAAA43C3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jyoth\AppData\Local\Microsoft\Windows\INetCache\Content.MSO\CAAA43C3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61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hyperlink r:id="rId10" w:history="1">
                              <w:r w:rsidRPr="004E177B">
                                <w:rPr>
                                  <w:rStyle w:val="Hyperlink"/>
                                  <w:rFonts w:eastAsiaTheme="majorEastAsia" w:cs="Cambria"/>
                                  <w:lang w:val="en-US"/>
                                </w:rPr>
                                <w:t>https://www.linkedin.com/in/jyothisf/</w:t>
                              </w:r>
                            </w:hyperlink>
                          </w:p>
                          <w:p w14:paraId="25142185" w14:textId="4894BBC2" w:rsidR="000A7ABA" w:rsidRDefault="000A7ABA" w:rsidP="00AC79CB">
                            <w:pPr>
                              <w:pStyle w:val="ContactInfo"/>
                              <w:spacing w:line="360" w:lineRule="auto"/>
                              <w:ind w:left="2160" w:hanging="2160"/>
                              <w:rPr>
                                <w:color w:val="333333"/>
                              </w:rPr>
                            </w:pPr>
                            <w:r w:rsidRPr="00703558">
                              <w:rPr>
                                <w:noProof/>
                                <w:color w:val="333333"/>
                              </w:rPr>
                              <w:drawing>
                                <wp:inline distT="0" distB="0" distL="0" distR="0" wp14:anchorId="3F69C73E" wp14:editId="13AB502B">
                                  <wp:extent cx="133350" cy="180975"/>
                                  <wp:effectExtent l="0" t="0" r="0" b="952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350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333333"/>
                              </w:rPr>
                              <w:t>647-806-9324</w:t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 w:rsidR="002F4FF1">
                              <w:rPr>
                                <w:color w:val="333333"/>
                              </w:rPr>
                              <w:tab/>
                            </w:r>
                            <w:r w:rsidR="002F4FF1" w:rsidRPr="00001117">
                              <w:rPr>
                                <w:noProof/>
                              </w:rPr>
                              <w:drawing>
                                <wp:inline distT="0" distB="0" distL="0" distR="0" wp14:anchorId="0CF3E549" wp14:editId="03AFD2E7">
                                  <wp:extent cx="133350" cy="114300"/>
                                  <wp:effectExtent l="0" t="0" r="0" b="0"/>
                                  <wp:docPr id="2" name="Picture 2" descr="Image result for website icon for resum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Image result for website icon for resum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335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F4FF1">
                              <w:rPr>
                                <w:color w:val="333333"/>
                              </w:rPr>
                              <w:t xml:space="preserve">  </w:t>
                            </w:r>
                            <w:r w:rsidR="002F4FF1">
                              <w:rPr>
                                <w:noProof/>
                                <w:color w:val="auto"/>
                              </w:rPr>
                              <w:t xml:space="preserve"> </w:t>
                            </w:r>
                            <w:hyperlink r:id="rId13" w:history="1">
                              <w:r w:rsidR="002F4FF1">
                                <w:rPr>
                                  <w:rStyle w:val="Hyperlink"/>
                                  <w:rFonts w:eastAsiaTheme="majorEastAsia" w:cs="Cambria"/>
                                  <w:lang w:val="en-US"/>
                                </w:rPr>
                                <w:t>https://jyothisfranc.web.app/</w:t>
                              </w:r>
                            </w:hyperlink>
                          </w:p>
                          <w:p w14:paraId="1056BDBE" w14:textId="77777777" w:rsidR="000A7ABA" w:rsidRDefault="000A7ABA" w:rsidP="000A7ABA">
                            <w:pPr>
                              <w:pStyle w:val="ContactInfo"/>
                              <w:rPr>
                                <w:noProof/>
                                <w:color w:val="auto"/>
                              </w:rPr>
                            </w:pPr>
                          </w:p>
                          <w:p w14:paraId="6AB9CE01" w14:textId="77777777" w:rsidR="000A7ABA" w:rsidRDefault="000A7ABA" w:rsidP="000A7ABA">
                            <w:pPr>
                              <w:pStyle w:val="ContactInfo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</w:p>
                          <w:p w14:paraId="7520EE1A" w14:textId="77777777" w:rsidR="000A7ABA" w:rsidRDefault="000A7ABA" w:rsidP="000A7ABA">
                            <w:pPr>
                              <w:pStyle w:val="ContactInfo"/>
                              <w:rPr>
                                <w:noProof/>
                                <w:color w:val="auto"/>
                              </w:rPr>
                            </w:pPr>
                          </w:p>
                          <w:p w14:paraId="0B5B5150" w14:textId="77777777" w:rsidR="000A7ABA" w:rsidRDefault="000A7ABA" w:rsidP="000A7ABA">
                            <w:pPr>
                              <w:pStyle w:val="ContactInfo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</w:p>
                          <w:p w14:paraId="494B12E6" w14:textId="77777777" w:rsidR="000A7ABA" w:rsidRDefault="000A7ABA" w:rsidP="000A7ABA">
                            <w:pPr>
                              <w:pStyle w:val="ContactInfo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noProof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tab/>
                            </w:r>
                            <w:r w:rsidRPr="00703558">
                              <w:rPr>
                                <w:color w:val="333333"/>
                              </w:rPr>
                              <w:t xml:space="preserve"> </w:t>
                            </w:r>
                          </w:p>
                          <w:p w14:paraId="6020DB2B" w14:textId="77777777" w:rsidR="000A7ABA" w:rsidRDefault="000A7ABA" w:rsidP="000A7ABA">
                            <w:pPr>
                              <w:pStyle w:val="ContactInfo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</w:p>
                          <w:p w14:paraId="6784E3C0" w14:textId="77777777" w:rsidR="000A7ABA" w:rsidRDefault="000A7ABA" w:rsidP="000A7ABA">
                            <w:pPr>
                              <w:pStyle w:val="ContactInfo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</w:p>
                          <w:p w14:paraId="70222280" w14:textId="77777777" w:rsidR="000A7ABA" w:rsidRPr="0048592E" w:rsidRDefault="000A7ABA" w:rsidP="000A7ABA">
                            <w:pPr>
                              <w:pStyle w:val="ContactInfo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t> </w:t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ab/>
                            </w:r>
                          </w:p>
                          <w:p w14:paraId="68927BF6" w14:textId="77777777" w:rsidR="000A7ABA" w:rsidRDefault="000A7ABA" w:rsidP="000A7ABA">
                            <w:pPr>
                              <w:pStyle w:val="ContactInfo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</w:p>
                          <w:p w14:paraId="56AA891F" w14:textId="77777777" w:rsidR="000A7ABA" w:rsidRDefault="000A7ABA" w:rsidP="000A7ABA">
                            <w:pPr>
                              <w:pStyle w:val="ContactInfo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</w:p>
                          <w:p w14:paraId="675B54A8" w14:textId="77777777" w:rsidR="000A7ABA" w:rsidRDefault="000A7ABA" w:rsidP="000A7ABA">
                            <w:pPr>
                              <w:pStyle w:val="ContactInfo"/>
                              <w:rPr>
                                <w:color w:val="333333"/>
                              </w:rPr>
                            </w:pPr>
                          </w:p>
                          <w:p w14:paraId="35CBAE89" w14:textId="77777777" w:rsidR="000A7ABA" w:rsidRPr="00703558" w:rsidRDefault="000A7ABA" w:rsidP="000A7ABA">
                            <w:pPr>
                              <w:pStyle w:val="ContactInfo"/>
                              <w:rPr>
                                <w:color w:val="333333"/>
                              </w:rPr>
                            </w:pPr>
                          </w:p>
                          <w:p w14:paraId="61F3A11F" w14:textId="77777777" w:rsidR="000A7ABA" w:rsidRPr="00703558" w:rsidRDefault="000A7ABA" w:rsidP="000A7ABA">
                            <w:pPr>
                              <w:pStyle w:val="ContactInfo"/>
                              <w:rPr>
                                <w:color w:val="333333"/>
                              </w:rPr>
                            </w:pPr>
                          </w:p>
                          <w:p w14:paraId="5A791CEB" w14:textId="77777777" w:rsidR="000A7ABA" w:rsidRPr="00C8479D" w:rsidRDefault="000A7ABA" w:rsidP="000A7ABA">
                            <w:pPr>
                              <w:pStyle w:val="ContactInfo"/>
                            </w:pPr>
                          </w:p>
                        </w:txbxContent>
                      </wps:txbx>
                      <wps:bodyPr rot="0" vert="horz" wrap="square" lIns="18288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24B628" id="Rectangle 6" o:spid="_x0000_s1026" style="position:absolute;margin-left:0;margin-top:-27pt;width:466.5pt;height:54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" fillcolor="#f8f8f8" stroked="f">
                <v:textbox inset="14.4pt">
                  <w:txbxContent>
                    <w:p w14:paraId="439E4FDA" w14:textId="359679E7" w:rsidR="000A7ABA" w:rsidRDefault="000A7ABA" w:rsidP="00087559">
                      <w:pPr>
                        <w:pStyle w:val="ContactInfo"/>
                        <w:spacing w:line="360" w:lineRule="auto"/>
                        <w:rPr>
                          <w:color w:val="333333"/>
                        </w:rPr>
                      </w:pPr>
                      <w:r w:rsidRPr="005224C4">
                        <w:rPr>
                          <w:noProof/>
                          <w:color w:val="FFFFFF"/>
                        </w:rPr>
                        <w:drawing>
                          <wp:inline distT="0" distB="0" distL="0" distR="0" wp14:anchorId="70B67467" wp14:editId="3C432DC4">
                            <wp:extent cx="133350" cy="180975"/>
                            <wp:effectExtent l="0" t="0" r="0" b="952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350" cy="180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03558">
                        <w:rPr>
                          <w:color w:val="333333"/>
                        </w:rPr>
                        <w:t>jyothi</w:t>
                      </w:r>
                      <w:r w:rsidR="00D35051">
                        <w:rPr>
                          <w:color w:val="333333"/>
                        </w:rPr>
                        <w:t>s.francis@ontario.ca</w:t>
                      </w:r>
                      <w:r w:rsidRPr="00703558">
                        <w:rPr>
                          <w:color w:val="333333"/>
                        </w:rPr>
                        <w:t xml:space="preserve">   </w:t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 w:rsidRPr="00001117">
                        <w:rPr>
                          <w:noProof/>
                        </w:rPr>
                        <w:drawing>
                          <wp:inline distT="0" distB="0" distL="0" distR="0" wp14:anchorId="685FD48B" wp14:editId="51BA1059">
                            <wp:extent cx="152400" cy="161925"/>
                            <wp:effectExtent l="0" t="0" r="0" b="9525"/>
                            <wp:docPr id="4" name="Picture 4" descr="C:\Users\jyoth\AppData\Local\Microsoft\Windows\INetCache\Content.MSO\CAAA43C3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jyoth\AppData\Local\Microsoft\Windows\INetCache\Content.MSO\CAAA43C3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61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  <w:hyperlink r:id="rId14" w:history="1">
                        <w:r w:rsidRPr="004E177B">
                          <w:rPr>
                            <w:rStyle w:val="Hyperlink"/>
                            <w:rFonts w:eastAsiaTheme="majorEastAsia" w:cs="Cambria"/>
                            <w:lang w:val="en-US"/>
                          </w:rPr>
                          <w:t>https://www.linkedin.com/in/jyothisf/</w:t>
                        </w:r>
                      </w:hyperlink>
                    </w:p>
                    <w:p w14:paraId="25142185" w14:textId="4894BBC2" w:rsidR="000A7ABA" w:rsidRDefault="000A7ABA" w:rsidP="00AC79CB">
                      <w:pPr>
                        <w:pStyle w:val="ContactInfo"/>
                        <w:spacing w:line="360" w:lineRule="auto"/>
                        <w:ind w:left="2160" w:hanging="2160"/>
                        <w:rPr>
                          <w:color w:val="333333"/>
                        </w:rPr>
                      </w:pPr>
                      <w:r w:rsidRPr="00703558">
                        <w:rPr>
                          <w:noProof/>
                          <w:color w:val="333333"/>
                        </w:rPr>
                        <w:drawing>
                          <wp:inline distT="0" distB="0" distL="0" distR="0" wp14:anchorId="3F69C73E" wp14:editId="13AB502B">
                            <wp:extent cx="133350" cy="180975"/>
                            <wp:effectExtent l="0" t="0" r="0" b="952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350" cy="180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333333"/>
                        </w:rPr>
                        <w:t>647-806-9324</w:t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  <w:t xml:space="preserve">    </w:t>
                      </w:r>
                      <w:r>
                        <w:rPr>
                          <w:color w:val="333333"/>
                        </w:rPr>
                        <w:tab/>
                      </w:r>
                      <w:r w:rsidR="002F4FF1">
                        <w:rPr>
                          <w:color w:val="333333"/>
                        </w:rPr>
                        <w:tab/>
                      </w:r>
                      <w:r w:rsidR="002F4FF1" w:rsidRPr="00001117">
                        <w:rPr>
                          <w:noProof/>
                        </w:rPr>
                        <w:drawing>
                          <wp:inline distT="0" distB="0" distL="0" distR="0" wp14:anchorId="0CF3E549" wp14:editId="03AFD2E7">
                            <wp:extent cx="133350" cy="114300"/>
                            <wp:effectExtent l="0" t="0" r="0" b="0"/>
                            <wp:docPr id="2" name="Picture 2" descr="Image result for website icon for resum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Image result for website icon for resum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335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F4FF1">
                        <w:rPr>
                          <w:color w:val="333333"/>
                        </w:rPr>
                        <w:t xml:space="preserve">  </w:t>
                      </w:r>
                      <w:r w:rsidR="002F4FF1">
                        <w:rPr>
                          <w:noProof/>
                          <w:color w:val="auto"/>
                        </w:rPr>
                        <w:t xml:space="preserve"> </w:t>
                      </w:r>
                      <w:hyperlink r:id="rId15" w:history="1">
                        <w:r w:rsidR="002F4FF1">
                          <w:rPr>
                            <w:rStyle w:val="Hyperlink"/>
                            <w:rFonts w:eastAsiaTheme="majorEastAsia" w:cs="Cambria"/>
                            <w:lang w:val="en-US"/>
                          </w:rPr>
                          <w:t>https://jyothisfranc.web.app/</w:t>
                        </w:r>
                      </w:hyperlink>
                    </w:p>
                    <w:p w14:paraId="1056BDBE" w14:textId="77777777" w:rsidR="000A7ABA" w:rsidRDefault="000A7ABA" w:rsidP="000A7ABA">
                      <w:pPr>
                        <w:pStyle w:val="ContactInfo"/>
                        <w:rPr>
                          <w:noProof/>
                          <w:color w:val="auto"/>
                        </w:rPr>
                      </w:pPr>
                    </w:p>
                    <w:p w14:paraId="6AB9CE01" w14:textId="77777777" w:rsidR="000A7ABA" w:rsidRDefault="000A7ABA" w:rsidP="000A7ABA">
                      <w:pPr>
                        <w:pStyle w:val="ContactInfo"/>
                        <w:rPr>
                          <w:noProof/>
                          <w:color w:val="auto"/>
                        </w:rPr>
                      </w:pP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</w:p>
                    <w:p w14:paraId="7520EE1A" w14:textId="77777777" w:rsidR="000A7ABA" w:rsidRDefault="000A7ABA" w:rsidP="000A7ABA">
                      <w:pPr>
                        <w:pStyle w:val="ContactInfo"/>
                        <w:rPr>
                          <w:noProof/>
                          <w:color w:val="auto"/>
                        </w:rPr>
                      </w:pPr>
                    </w:p>
                    <w:p w14:paraId="0B5B5150" w14:textId="77777777" w:rsidR="000A7ABA" w:rsidRDefault="000A7ABA" w:rsidP="000A7ABA">
                      <w:pPr>
                        <w:pStyle w:val="ContactInfo"/>
                        <w:rPr>
                          <w:noProof/>
                          <w:color w:val="auto"/>
                        </w:rPr>
                      </w:pP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</w:p>
                    <w:p w14:paraId="494B12E6" w14:textId="77777777" w:rsidR="000A7ABA" w:rsidRDefault="000A7ABA" w:rsidP="000A7ABA">
                      <w:pPr>
                        <w:pStyle w:val="ContactInfo"/>
                        <w:rPr>
                          <w:noProof/>
                          <w:color w:val="auto"/>
                        </w:rPr>
                      </w:pPr>
                      <w:r>
                        <w:rPr>
                          <w:noProof/>
                        </w:rPr>
                        <w:tab/>
                      </w:r>
                      <w:r>
                        <w:rPr>
                          <w:noProof/>
                        </w:rPr>
                        <w:tab/>
                      </w:r>
                      <w:r>
                        <w:rPr>
                          <w:noProof/>
                        </w:rPr>
                        <w:tab/>
                      </w:r>
                      <w:r w:rsidRPr="00703558">
                        <w:rPr>
                          <w:color w:val="333333"/>
                        </w:rPr>
                        <w:t xml:space="preserve"> </w:t>
                      </w:r>
                    </w:p>
                    <w:p w14:paraId="6020DB2B" w14:textId="77777777" w:rsidR="000A7ABA" w:rsidRDefault="000A7ABA" w:rsidP="000A7ABA">
                      <w:pPr>
                        <w:pStyle w:val="ContactInfo"/>
                        <w:rPr>
                          <w:noProof/>
                          <w:color w:val="auto"/>
                        </w:rPr>
                      </w:pP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</w:p>
                    <w:p w14:paraId="6784E3C0" w14:textId="77777777" w:rsidR="000A7ABA" w:rsidRDefault="000A7ABA" w:rsidP="000A7ABA">
                      <w:pPr>
                        <w:pStyle w:val="ContactInfo"/>
                        <w:rPr>
                          <w:noProof/>
                          <w:color w:val="auto"/>
                        </w:rPr>
                      </w:pP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</w:p>
                    <w:p w14:paraId="70222280" w14:textId="77777777" w:rsidR="000A7ABA" w:rsidRPr="0048592E" w:rsidRDefault="000A7ABA" w:rsidP="000A7ABA">
                      <w:pPr>
                        <w:pStyle w:val="ContactInfo"/>
                        <w:rPr>
                          <w:noProof/>
                          <w:color w:val="auto"/>
                        </w:rPr>
                      </w:pP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noProof/>
                        </w:rPr>
                        <w:t> </w:t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  <w:r>
                        <w:rPr>
                          <w:noProof/>
                          <w:color w:val="auto"/>
                        </w:rPr>
                        <w:tab/>
                      </w:r>
                    </w:p>
                    <w:p w14:paraId="68927BF6" w14:textId="77777777" w:rsidR="000A7ABA" w:rsidRDefault="000A7ABA" w:rsidP="000A7ABA">
                      <w:pPr>
                        <w:pStyle w:val="ContactInfo"/>
                        <w:rPr>
                          <w:color w:val="333333"/>
                        </w:rPr>
                      </w:pP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</w:p>
                    <w:p w14:paraId="56AA891F" w14:textId="77777777" w:rsidR="000A7ABA" w:rsidRDefault="000A7ABA" w:rsidP="000A7ABA">
                      <w:pPr>
                        <w:pStyle w:val="ContactInfo"/>
                        <w:rPr>
                          <w:color w:val="333333"/>
                        </w:rPr>
                      </w:pP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color w:val="333333"/>
                        </w:rPr>
                        <w:tab/>
                      </w:r>
                    </w:p>
                    <w:p w14:paraId="675B54A8" w14:textId="77777777" w:rsidR="000A7ABA" w:rsidRDefault="000A7ABA" w:rsidP="000A7ABA">
                      <w:pPr>
                        <w:pStyle w:val="ContactInfo"/>
                        <w:rPr>
                          <w:color w:val="333333"/>
                        </w:rPr>
                      </w:pPr>
                    </w:p>
                    <w:p w14:paraId="35CBAE89" w14:textId="77777777" w:rsidR="000A7ABA" w:rsidRPr="00703558" w:rsidRDefault="000A7ABA" w:rsidP="000A7ABA">
                      <w:pPr>
                        <w:pStyle w:val="ContactInfo"/>
                        <w:rPr>
                          <w:color w:val="333333"/>
                        </w:rPr>
                      </w:pPr>
                    </w:p>
                    <w:p w14:paraId="61F3A11F" w14:textId="77777777" w:rsidR="000A7ABA" w:rsidRPr="00703558" w:rsidRDefault="000A7ABA" w:rsidP="000A7ABA">
                      <w:pPr>
                        <w:pStyle w:val="ContactInfo"/>
                        <w:rPr>
                          <w:color w:val="333333"/>
                        </w:rPr>
                      </w:pPr>
                    </w:p>
                    <w:p w14:paraId="5A791CEB" w14:textId="77777777" w:rsidR="000A7ABA" w:rsidRPr="00C8479D" w:rsidRDefault="000A7ABA" w:rsidP="000A7ABA">
                      <w:pPr>
                        <w:pStyle w:val="ContactInfo"/>
                      </w:pPr>
                    </w:p>
                  </w:txbxContent>
                </v:textbox>
                <w10:wrap anchorx="margin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496CDF11" wp14:editId="24C1A54F">
                <wp:simplePos x="0" y="0"/>
                <wp:positionH relativeFrom="column">
                  <wp:posOffset>-41275</wp:posOffset>
                </wp:positionH>
                <wp:positionV relativeFrom="paragraph">
                  <wp:posOffset>-1055370</wp:posOffset>
                </wp:positionV>
                <wp:extent cx="6029325" cy="1501140"/>
                <wp:effectExtent l="0" t="0" r="9525" b="381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9325" cy="1501140"/>
                        </a:xfrm>
                        <a:prstGeom prst="rect">
                          <a:avLst/>
                        </a:prstGeom>
                        <a:solidFill>
                          <a:srgbClr val="BEDB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0DB65" w14:textId="77777777" w:rsidR="000A7ABA" w:rsidRPr="00703558" w:rsidRDefault="000A7ABA" w:rsidP="000A7ABA">
                            <w:pPr>
                              <w:pStyle w:val="Name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3558">
                              <w:rPr>
                                <w:rFonts w:ascii="Times New Roman" w:hAnsi="Times New Roman" w:cs="Times New Roman"/>
                              </w:rPr>
                              <w:t>Jyothis Francis</w:t>
                            </w:r>
                          </w:p>
                          <w:p w14:paraId="01FBF17F" w14:textId="1063D5C0" w:rsidR="000A7ABA" w:rsidRDefault="000A7ABA" w:rsidP="00A26D52">
                            <w:pPr>
                              <w:pStyle w:val="Designation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color w:val="333333"/>
                              </w:rPr>
                            </w:pPr>
                            <w:r w:rsidRPr="00F30EB0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Oshawa ON-L1L0</w:t>
                            </w:r>
                            <w:r w:rsidR="002A5757"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H9</w:t>
                            </w:r>
                          </w:p>
                          <w:p w14:paraId="396C33DC" w14:textId="4A73116B" w:rsidR="000A7ABA" w:rsidRDefault="000A7ABA" w:rsidP="000A7ABA">
                            <w:pPr>
                              <w:pStyle w:val="Designation"/>
                              <w:rPr>
                                <w:rFonts w:ascii="Times New Roman" w:hAnsi="Times New Roman" w:cs="Times New Roman"/>
                                <w:b w:val="0"/>
                                <w:color w:val="333333"/>
                              </w:rPr>
                            </w:pPr>
                          </w:p>
                          <w:p w14:paraId="3B700585" w14:textId="53909C60" w:rsidR="00AC6021" w:rsidRDefault="00AC6021" w:rsidP="000A7ABA">
                            <w:pPr>
                              <w:pStyle w:val="Designation"/>
                              <w:rPr>
                                <w:rFonts w:ascii="Times New Roman" w:hAnsi="Times New Roman" w:cs="Times New Roman"/>
                                <w:b w:val="0"/>
                                <w:color w:val="333333"/>
                              </w:rPr>
                            </w:pPr>
                          </w:p>
                          <w:p w14:paraId="6DCBFFA4" w14:textId="461B1E94" w:rsidR="00AC6021" w:rsidRDefault="00AC6021" w:rsidP="000A7ABA">
                            <w:pPr>
                              <w:pStyle w:val="Designation"/>
                              <w:rPr>
                                <w:rFonts w:ascii="Times New Roman" w:hAnsi="Times New Roman" w:cs="Times New Roman"/>
                                <w:b w:val="0"/>
                                <w:color w:val="333333"/>
                              </w:rPr>
                            </w:pPr>
                          </w:p>
                          <w:p w14:paraId="7725FB38" w14:textId="0723907A" w:rsidR="009E6E6B" w:rsidRDefault="009E6E6B" w:rsidP="000A7ABA">
                            <w:pPr>
                              <w:pStyle w:val="Designation"/>
                              <w:rPr>
                                <w:rFonts w:ascii="Times New Roman" w:hAnsi="Times New Roman" w:cs="Times New Roman"/>
                                <w:b w:val="0"/>
                                <w:color w:val="333333"/>
                              </w:rPr>
                            </w:pPr>
                          </w:p>
                          <w:p w14:paraId="7A6A58FB" w14:textId="77777777" w:rsidR="009E6E6B" w:rsidRPr="0048592E" w:rsidRDefault="009E6E6B" w:rsidP="000A7ABA">
                            <w:pPr>
                              <w:pStyle w:val="Designation"/>
                              <w:rPr>
                                <w:rFonts w:ascii="Times New Roman" w:hAnsi="Times New Roman" w:cs="Times New Roman"/>
                                <w:b w:val="0"/>
                                <w:color w:val="333333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6CDF11" id="Rectangle 1" o:spid="_x0000_s1027" style="position:absolute;margin-left:-3.25pt;margin-top:-83.1pt;width:474.75pt;height:11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" fillcolor="#bedbeb" stroked="f">
                <v:textbox inset="14.4pt">
                  <w:txbxContent>
                    <w:p w14:paraId="76D0DB65" w14:textId="77777777" w:rsidR="000A7ABA" w:rsidRPr="00703558" w:rsidRDefault="000A7ABA" w:rsidP="000A7ABA">
                      <w:pPr>
                        <w:pStyle w:val="Name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3558">
                        <w:rPr>
                          <w:rFonts w:ascii="Times New Roman" w:hAnsi="Times New Roman" w:cs="Times New Roman"/>
                        </w:rPr>
                        <w:t>Jyothis Francis</w:t>
                      </w:r>
                    </w:p>
                    <w:p w14:paraId="01FBF17F" w14:textId="1063D5C0" w:rsidR="000A7ABA" w:rsidRDefault="000A7ABA" w:rsidP="00A26D52">
                      <w:pPr>
                        <w:pStyle w:val="Designation"/>
                        <w:jc w:val="center"/>
                        <w:rPr>
                          <w:rFonts w:ascii="Times New Roman" w:hAnsi="Times New Roman" w:cs="Times New Roman"/>
                          <w:b w:val="0"/>
                          <w:color w:val="333333"/>
                        </w:rPr>
                      </w:pPr>
                      <w:r w:rsidRPr="00F30EB0">
                        <w:rPr>
                          <w:rFonts w:ascii="Times New Roman" w:hAnsi="Times New Roman" w:cs="Times New Roman"/>
                          <w:b w:val="0"/>
                          <w:bCs w:val="0"/>
                          <w:noProof/>
                          <w:color w:val="auto"/>
                          <w:sz w:val="24"/>
                          <w:szCs w:val="24"/>
                        </w:rPr>
                        <w:t>Oshawa ON-L1L0</w:t>
                      </w:r>
                      <w:r w:rsidR="002A5757">
                        <w:rPr>
                          <w:rFonts w:ascii="Times New Roman" w:hAnsi="Times New Roman" w:cs="Times New Roman"/>
                          <w:b w:val="0"/>
                          <w:bCs w:val="0"/>
                          <w:noProof/>
                          <w:color w:val="auto"/>
                          <w:sz w:val="24"/>
                          <w:szCs w:val="24"/>
                        </w:rPr>
                        <w:t>H9</w:t>
                      </w:r>
                    </w:p>
                    <w:p w14:paraId="396C33DC" w14:textId="4A73116B" w:rsidR="000A7ABA" w:rsidRDefault="000A7ABA" w:rsidP="000A7ABA">
                      <w:pPr>
                        <w:pStyle w:val="Designation"/>
                        <w:rPr>
                          <w:rFonts w:ascii="Times New Roman" w:hAnsi="Times New Roman" w:cs="Times New Roman"/>
                          <w:b w:val="0"/>
                          <w:color w:val="333333"/>
                        </w:rPr>
                      </w:pPr>
                    </w:p>
                    <w:p w14:paraId="3B700585" w14:textId="53909C60" w:rsidR="00AC6021" w:rsidRDefault="00AC6021" w:rsidP="000A7ABA">
                      <w:pPr>
                        <w:pStyle w:val="Designation"/>
                        <w:rPr>
                          <w:rFonts w:ascii="Times New Roman" w:hAnsi="Times New Roman" w:cs="Times New Roman"/>
                          <w:b w:val="0"/>
                          <w:color w:val="333333"/>
                        </w:rPr>
                      </w:pPr>
                    </w:p>
                    <w:p w14:paraId="6DCBFFA4" w14:textId="461B1E94" w:rsidR="00AC6021" w:rsidRDefault="00AC6021" w:rsidP="000A7ABA">
                      <w:pPr>
                        <w:pStyle w:val="Designation"/>
                        <w:rPr>
                          <w:rFonts w:ascii="Times New Roman" w:hAnsi="Times New Roman" w:cs="Times New Roman"/>
                          <w:b w:val="0"/>
                          <w:color w:val="333333"/>
                        </w:rPr>
                      </w:pPr>
                    </w:p>
                    <w:p w14:paraId="7725FB38" w14:textId="0723907A" w:rsidR="009E6E6B" w:rsidRDefault="009E6E6B" w:rsidP="000A7ABA">
                      <w:pPr>
                        <w:pStyle w:val="Designation"/>
                        <w:rPr>
                          <w:rFonts w:ascii="Times New Roman" w:hAnsi="Times New Roman" w:cs="Times New Roman"/>
                          <w:b w:val="0"/>
                          <w:color w:val="333333"/>
                        </w:rPr>
                      </w:pPr>
                    </w:p>
                    <w:p w14:paraId="7A6A58FB" w14:textId="77777777" w:rsidR="009E6E6B" w:rsidRPr="0048592E" w:rsidRDefault="009E6E6B" w:rsidP="000A7ABA">
                      <w:pPr>
                        <w:pStyle w:val="Designation"/>
                        <w:rPr>
                          <w:rFonts w:ascii="Times New Roman" w:hAnsi="Times New Roman" w:cs="Times New Roman"/>
                          <w:b w:val="0"/>
                          <w:color w:val="333333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softHyphen/>
      </w:r>
      <w:r>
        <w:softHyphen/>
      </w:r>
      <w:r>
        <w:softHyphen/>
        <w:t xml:space="preserve"> </w:t>
      </w:r>
    </w:p>
    <w:p w14:paraId="354BFECC" w14:textId="77777777" w:rsidR="000A7ABA" w:rsidRDefault="000A7ABA" w:rsidP="000A7ABA"/>
    <w:p w14:paraId="36535FEA" w14:textId="77777777" w:rsidR="00D2232E" w:rsidRPr="00894BE5" w:rsidRDefault="00D2232E" w:rsidP="00D2232E">
      <w:pPr>
        <w:pStyle w:val="ListParagraph"/>
        <w:shd w:val="clear" w:color="auto" w:fill="F2F2F2"/>
        <w:tabs>
          <w:tab w:val="center" w:pos="5760"/>
        </w:tabs>
        <w:spacing w:before="240" w:after="0"/>
        <w:ind w:left="0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r w:rsidRPr="00894BE5">
        <w:rPr>
          <w:rFonts w:ascii="Times New Roman" w:hAnsi="Times New Roman" w:cs="Times New Roman"/>
          <w:color w:val="943634"/>
          <w:sz w:val="28"/>
          <w:szCs w:val="28"/>
        </w:rPr>
        <w:t>Professional Summary</w:t>
      </w:r>
    </w:p>
    <w:p w14:paraId="2C200E1C" w14:textId="543DB051" w:rsidR="00364C68" w:rsidRPr="00E801C5" w:rsidRDefault="00364C68" w:rsidP="00E801C5">
      <w:pPr>
        <w:spacing w:before="100" w:beforeAutospacing="1" w:after="100" w:afterAutospacing="1" w:line="240" w:lineRule="auto"/>
        <w:rPr>
          <w:rFonts w:eastAsia="Times New Roman" w:cstheme="minorHAnsi"/>
          <w:lang w:eastAsia="en-CA"/>
        </w:rPr>
      </w:pPr>
      <w:r w:rsidRPr="00364C68">
        <w:rPr>
          <w:rFonts w:eastAsia="Times New Roman" w:cstheme="minorHAnsi"/>
          <w:lang w:eastAsia="en-CA"/>
        </w:rPr>
        <w:t xml:space="preserve">Senior Developer and Systems Analyst with over 6 years of Ontario Public Service experience delivering full-stack applications, data analytics, and AI-driven solutions. </w:t>
      </w:r>
      <w:r w:rsidRPr="00364C68">
        <w:rPr>
          <w:rFonts w:eastAsia="Times New Roman" w:cstheme="minorHAnsi"/>
          <w:b/>
          <w:bCs/>
          <w:lang w:eastAsia="en-CA"/>
        </w:rPr>
        <w:t xml:space="preserve">Skilled in Python, Databricks, </w:t>
      </w:r>
      <w:proofErr w:type="spellStart"/>
      <w:r w:rsidRPr="00364C68">
        <w:rPr>
          <w:rFonts w:eastAsia="Times New Roman" w:cstheme="minorHAnsi"/>
          <w:b/>
          <w:bCs/>
          <w:lang w:eastAsia="en-CA"/>
        </w:rPr>
        <w:t>PySpark</w:t>
      </w:r>
      <w:proofErr w:type="spellEnd"/>
      <w:r w:rsidRPr="00364C68">
        <w:rPr>
          <w:rFonts w:eastAsia="Times New Roman" w:cstheme="minorHAnsi"/>
          <w:b/>
          <w:bCs/>
          <w:lang w:eastAsia="en-CA"/>
        </w:rPr>
        <w:t>, Power BI, SQL Server, Azure services, and ASP.NET Blazor for building scalable, data-informed business solutions.</w:t>
      </w:r>
      <w:r w:rsidRPr="00364C68">
        <w:rPr>
          <w:rFonts w:eastAsia="Times New Roman" w:cstheme="minorHAnsi"/>
          <w:lang w:eastAsia="en-CA"/>
        </w:rPr>
        <w:t xml:space="preserve"> Experienced in requirements analysis, solution architecture and design, technical risk assessment, stakeholder engagement, incident resolution, and end-to-end project delivery using Agile and Waterfall methodologies.</w:t>
      </w:r>
    </w:p>
    <w:p w14:paraId="5D650B13" w14:textId="23F486D8" w:rsidR="000A7ABA" w:rsidRPr="001C665F" w:rsidRDefault="000A7ABA" w:rsidP="009E6E6B">
      <w:pPr>
        <w:pStyle w:val="ListParagraph"/>
        <w:shd w:val="clear" w:color="auto" w:fill="F2F2F2"/>
        <w:tabs>
          <w:tab w:val="center" w:pos="5760"/>
        </w:tabs>
        <w:spacing w:before="240" w:after="0"/>
        <w:ind w:left="0"/>
        <w:jc w:val="center"/>
        <w:outlineLvl w:val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C665F">
        <w:rPr>
          <w:rFonts w:ascii="Times New Roman" w:hAnsi="Times New Roman" w:cs="Times New Roman"/>
          <w:color w:val="943634"/>
          <w:sz w:val="28"/>
          <w:szCs w:val="28"/>
        </w:rPr>
        <w:t>Technical Skills</w:t>
      </w:r>
      <w:r w:rsidR="002710BA" w:rsidRPr="001C665F">
        <w:rPr>
          <w:rFonts w:ascii="Times New Roman" w:hAnsi="Times New Roman" w:cs="Times New Roman"/>
          <w:color w:val="943634"/>
          <w:sz w:val="28"/>
          <w:szCs w:val="28"/>
        </w:rPr>
        <w:t xml:space="preserve">              </w:t>
      </w:r>
      <w:r w:rsidR="002710BA" w:rsidRPr="001C665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</w:t>
      </w:r>
    </w:p>
    <w:p w14:paraId="0C79D0AD" w14:textId="77777777" w:rsidR="00FB67A3" w:rsidRPr="00FB67A3" w:rsidRDefault="00FB67A3" w:rsidP="00FB67A3">
      <w:pPr>
        <w:numPr>
          <w:ilvl w:val="0"/>
          <w:numId w:val="35"/>
        </w:numPr>
        <w:spacing w:before="29" w:after="0" w:line="276" w:lineRule="auto"/>
      </w:pPr>
      <w:r w:rsidRPr="00FB67A3">
        <w:rPr>
          <w:b/>
          <w:bCs/>
        </w:rPr>
        <w:t xml:space="preserve">Full-Stack Development: </w:t>
      </w:r>
      <w:r w:rsidRPr="00FB67A3">
        <w:t>C#, .NET Core, ASP.NET Blazor, JavaScript, HTML/CSS, REST APIs, Entity Framework</w:t>
      </w:r>
    </w:p>
    <w:p w14:paraId="38472157" w14:textId="77777777" w:rsidR="00FB67A3" w:rsidRPr="00FB67A3" w:rsidRDefault="00FB67A3" w:rsidP="00FB67A3">
      <w:pPr>
        <w:numPr>
          <w:ilvl w:val="0"/>
          <w:numId w:val="35"/>
        </w:numPr>
        <w:spacing w:before="29" w:after="0" w:line="276" w:lineRule="auto"/>
      </w:pPr>
      <w:r w:rsidRPr="00FB67A3">
        <w:rPr>
          <w:b/>
          <w:bCs/>
        </w:rPr>
        <w:t xml:space="preserve">AI &amp; Data Engineering: </w:t>
      </w:r>
      <w:r w:rsidRPr="00FB67A3">
        <w:t xml:space="preserve">Python, </w:t>
      </w:r>
      <w:proofErr w:type="spellStart"/>
      <w:r w:rsidRPr="00FB67A3">
        <w:t>PySpark</w:t>
      </w:r>
      <w:proofErr w:type="spellEnd"/>
      <w:r w:rsidRPr="00FB67A3">
        <w:t xml:space="preserve">, Databricks, AI model integration, prompt engineering, IBM </w:t>
      </w:r>
      <w:proofErr w:type="spellStart"/>
      <w:r w:rsidRPr="00FB67A3">
        <w:t>watsonx</w:t>
      </w:r>
      <w:proofErr w:type="spellEnd"/>
    </w:p>
    <w:p w14:paraId="1BD6CBB1" w14:textId="4205EC89" w:rsidR="00FB67A3" w:rsidRPr="00FB67A3" w:rsidRDefault="00FB67A3" w:rsidP="00FB67A3">
      <w:pPr>
        <w:numPr>
          <w:ilvl w:val="0"/>
          <w:numId w:val="35"/>
        </w:numPr>
        <w:spacing w:before="29" w:after="0" w:line="276" w:lineRule="auto"/>
      </w:pPr>
      <w:r w:rsidRPr="00FB67A3">
        <w:rPr>
          <w:b/>
          <w:bCs/>
        </w:rPr>
        <w:t xml:space="preserve">Analytics &amp; Reporting: </w:t>
      </w:r>
      <w:r w:rsidRPr="00FB67A3">
        <w:t>Power BI, dashboard development, data visualization, Microsoft Excel</w:t>
      </w:r>
    </w:p>
    <w:p w14:paraId="1A510AE9" w14:textId="77777777" w:rsidR="00FB67A3" w:rsidRPr="00FB67A3" w:rsidRDefault="00FB67A3" w:rsidP="00FB67A3">
      <w:pPr>
        <w:numPr>
          <w:ilvl w:val="0"/>
          <w:numId w:val="35"/>
        </w:numPr>
        <w:spacing w:before="29" w:after="0" w:line="276" w:lineRule="auto"/>
      </w:pPr>
      <w:r w:rsidRPr="00FB67A3">
        <w:rPr>
          <w:b/>
          <w:bCs/>
        </w:rPr>
        <w:t xml:space="preserve">Databases: </w:t>
      </w:r>
      <w:r w:rsidRPr="00FB67A3">
        <w:t>SQL Server, data modeling, SQL, stored procedures</w:t>
      </w:r>
    </w:p>
    <w:p w14:paraId="321C5CAB" w14:textId="77777777" w:rsidR="00FB67A3" w:rsidRPr="00FB67A3" w:rsidRDefault="00FB67A3" w:rsidP="00FB67A3">
      <w:pPr>
        <w:numPr>
          <w:ilvl w:val="0"/>
          <w:numId w:val="35"/>
        </w:numPr>
        <w:spacing w:before="29" w:after="0" w:line="276" w:lineRule="auto"/>
      </w:pPr>
      <w:r w:rsidRPr="00FB67A3">
        <w:rPr>
          <w:b/>
          <w:bCs/>
        </w:rPr>
        <w:t xml:space="preserve">Cloud &amp; DevOps: </w:t>
      </w:r>
      <w:r w:rsidRPr="00FB67A3">
        <w:t>Microsoft Azure, Azure DevOps, Azure Repos (Git), CI/CD</w:t>
      </w:r>
    </w:p>
    <w:p w14:paraId="051BE5AA" w14:textId="77777777" w:rsidR="00FB67A3" w:rsidRPr="00FB67A3" w:rsidRDefault="00FB67A3" w:rsidP="00FB67A3">
      <w:pPr>
        <w:numPr>
          <w:ilvl w:val="0"/>
          <w:numId w:val="35"/>
        </w:numPr>
        <w:spacing w:before="29" w:after="0" w:line="276" w:lineRule="auto"/>
      </w:pPr>
      <w:r w:rsidRPr="00FB67A3">
        <w:rPr>
          <w:b/>
          <w:bCs/>
        </w:rPr>
        <w:t xml:space="preserve">Systems Analysis &amp; Delivery: </w:t>
      </w:r>
      <w:r w:rsidRPr="00FB67A3">
        <w:t>Requirements analysis, solution design, technical risk assessment, Agile/Scrum, Waterfall SDLC</w:t>
      </w:r>
    </w:p>
    <w:p w14:paraId="1A46608F" w14:textId="77777777" w:rsidR="00FB67A3" w:rsidRPr="00FB67A3" w:rsidRDefault="00FB67A3" w:rsidP="00FB67A3">
      <w:pPr>
        <w:numPr>
          <w:ilvl w:val="0"/>
          <w:numId w:val="35"/>
        </w:numPr>
        <w:spacing w:before="29" w:after="0" w:line="276" w:lineRule="auto"/>
        <w:rPr>
          <w:b/>
          <w:bCs/>
        </w:rPr>
      </w:pPr>
      <w:r w:rsidRPr="00FB67A3">
        <w:rPr>
          <w:b/>
          <w:bCs/>
        </w:rPr>
        <w:t xml:space="preserve">Testing &amp; Quality Assurance: </w:t>
      </w:r>
      <w:r w:rsidRPr="00FB67A3">
        <w:t>Unit, integration, system, regression, and UAT testing</w:t>
      </w:r>
    </w:p>
    <w:p w14:paraId="18F31176" w14:textId="77777777" w:rsidR="00FB67A3" w:rsidRPr="00FB67A3" w:rsidRDefault="00FB67A3" w:rsidP="00FB67A3">
      <w:pPr>
        <w:numPr>
          <w:ilvl w:val="0"/>
          <w:numId w:val="35"/>
        </w:numPr>
        <w:spacing w:before="29" w:after="0" w:line="276" w:lineRule="auto"/>
      </w:pPr>
      <w:r w:rsidRPr="00FB67A3">
        <w:rPr>
          <w:b/>
          <w:bCs/>
        </w:rPr>
        <w:t xml:space="preserve">Enterprise Technologies: </w:t>
      </w:r>
      <w:r w:rsidRPr="00FB67A3">
        <w:t>SharePoint Online, Microsoft 365</w:t>
      </w:r>
    </w:p>
    <w:p w14:paraId="0A5ED6EC" w14:textId="77777777" w:rsidR="00DC6002" w:rsidRPr="001C665F" w:rsidRDefault="00DC6002" w:rsidP="000A7ABA">
      <w:pPr>
        <w:spacing w:before="29"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59C3BCC" w14:textId="77777777" w:rsidR="000A7ABA" w:rsidRPr="001C665F" w:rsidRDefault="000A7ABA" w:rsidP="000A7ABA">
      <w:pPr>
        <w:shd w:val="clear" w:color="auto" w:fill="F2F2F2"/>
        <w:spacing w:after="0" w:line="276" w:lineRule="auto"/>
        <w:jc w:val="center"/>
        <w:outlineLvl w:val="0"/>
        <w:rPr>
          <w:rFonts w:ascii="Times New Roman" w:hAnsi="Times New Roman" w:cs="Times New Roman"/>
          <w:b/>
          <w:bCs/>
          <w:caps/>
          <w:color w:val="943634"/>
          <w:spacing w:val="40"/>
          <w:sz w:val="28"/>
          <w:szCs w:val="28"/>
        </w:rPr>
      </w:pPr>
      <w:r w:rsidRPr="001C665F">
        <w:rPr>
          <w:rFonts w:ascii="Times New Roman" w:hAnsi="Times New Roman" w:cs="Times New Roman"/>
          <w:color w:val="943634"/>
          <w:sz w:val="28"/>
          <w:szCs w:val="28"/>
        </w:rPr>
        <w:t>Experience</w:t>
      </w:r>
    </w:p>
    <w:p w14:paraId="422C19D4" w14:textId="7803A809" w:rsidR="00613AE0" w:rsidRPr="00EE7A1F" w:rsidRDefault="00613AE0" w:rsidP="00613AE0">
      <w:pPr>
        <w:spacing w:before="29" w:after="0" w:line="276" w:lineRule="auto"/>
        <w:ind w:left="163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Senior Developer </w:t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Jan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202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6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>-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Present</w:t>
      </w:r>
    </w:p>
    <w:p w14:paraId="23E6FCD6" w14:textId="2FBFA614" w:rsidR="00613AE0" w:rsidRDefault="00613AE0" w:rsidP="00613AE0">
      <w:pPr>
        <w:spacing w:before="29" w:after="0" w:line="276" w:lineRule="auto"/>
        <w:jc w:val="both"/>
        <w:rPr>
          <w:rFonts w:asciiTheme="majorHAnsi" w:hAnsiTheme="majorHAnsi" w:cstheme="majorHAnsi"/>
          <w:bCs/>
          <w:i/>
          <w:sz w:val="24"/>
          <w:szCs w:val="24"/>
        </w:rPr>
      </w:pPr>
      <w:r>
        <w:rPr>
          <w:rFonts w:asciiTheme="majorHAnsi" w:hAnsiTheme="majorHAnsi" w:cstheme="majorHAnsi"/>
          <w:bCs/>
          <w:i/>
          <w:sz w:val="24"/>
          <w:szCs w:val="24"/>
        </w:rPr>
        <w:t xml:space="preserve">  </w:t>
      </w:r>
      <w:r w:rsidRPr="00613AE0">
        <w:rPr>
          <w:rFonts w:asciiTheme="majorHAnsi" w:hAnsiTheme="majorHAnsi" w:cstheme="majorHAnsi"/>
          <w:bCs/>
          <w:i/>
          <w:sz w:val="24"/>
          <w:szCs w:val="24"/>
        </w:rPr>
        <w:t>Ministry of Public and Business Service Delivery and Procurement</w:t>
      </w:r>
    </w:p>
    <w:p w14:paraId="1D74FAFA" w14:textId="77777777" w:rsidR="00613AE0" w:rsidRPr="00613AE0" w:rsidRDefault="00613AE0" w:rsidP="00613AE0">
      <w:pPr>
        <w:spacing w:before="29" w:after="0" w:line="276" w:lineRule="auto"/>
        <w:jc w:val="both"/>
        <w:rPr>
          <w:rFonts w:cstheme="minorHAnsi"/>
        </w:rPr>
      </w:pPr>
    </w:p>
    <w:p w14:paraId="1A8A1D4F" w14:textId="01802E5C" w:rsidR="00996911" w:rsidRDefault="00417C1C" w:rsidP="00996911">
      <w:pPr>
        <w:pStyle w:val="ListParagraph"/>
        <w:numPr>
          <w:ilvl w:val="0"/>
          <w:numId w:val="34"/>
        </w:numPr>
        <w:rPr>
          <w:rFonts w:cstheme="minorHAnsi"/>
        </w:rPr>
      </w:pPr>
      <w:r>
        <w:rPr>
          <w:rFonts w:cstheme="minorHAnsi"/>
        </w:rPr>
        <w:t>D</w:t>
      </w:r>
      <w:r w:rsidR="00996911" w:rsidRPr="00996911">
        <w:rPr>
          <w:rFonts w:cstheme="minorHAnsi"/>
        </w:rPr>
        <w:t xml:space="preserve">esign and develop Python- and </w:t>
      </w:r>
      <w:proofErr w:type="spellStart"/>
      <w:r w:rsidR="00996911" w:rsidRPr="00996911">
        <w:rPr>
          <w:rFonts w:cstheme="minorHAnsi"/>
        </w:rPr>
        <w:t>PySpark</w:t>
      </w:r>
      <w:proofErr w:type="spellEnd"/>
      <w:r w:rsidR="00996911" w:rsidRPr="00996911">
        <w:rPr>
          <w:rFonts w:cstheme="minorHAnsi"/>
        </w:rPr>
        <w:t>-based data and AI solutions in Databricks that address operational needs.</w:t>
      </w:r>
    </w:p>
    <w:p w14:paraId="441FEB5D" w14:textId="77777777" w:rsidR="00996911" w:rsidRPr="00996911" w:rsidRDefault="00996911" w:rsidP="00996911">
      <w:pPr>
        <w:pStyle w:val="ListParagraph"/>
        <w:numPr>
          <w:ilvl w:val="0"/>
          <w:numId w:val="34"/>
        </w:numPr>
        <w:rPr>
          <w:rFonts w:cstheme="minorHAnsi"/>
        </w:rPr>
      </w:pPr>
      <w:r w:rsidRPr="00996911">
        <w:rPr>
          <w:rFonts w:cstheme="minorHAnsi"/>
        </w:rPr>
        <w:t>Perform data cleaning, transformation, validation, and preparation in Databricks to improve data quality and support analytics and downstream solution development.</w:t>
      </w:r>
    </w:p>
    <w:p w14:paraId="64EF190F" w14:textId="77777777" w:rsidR="00795464" w:rsidRDefault="00795464" w:rsidP="00795464">
      <w:pPr>
        <w:numPr>
          <w:ilvl w:val="0"/>
          <w:numId w:val="34"/>
        </w:numPr>
        <w:spacing w:before="29" w:after="0" w:line="276" w:lineRule="auto"/>
        <w:rPr>
          <w:rFonts w:cstheme="minorHAnsi"/>
        </w:rPr>
      </w:pPr>
      <w:r w:rsidRPr="00795464">
        <w:rPr>
          <w:rFonts w:cstheme="minorHAnsi"/>
        </w:rPr>
        <w:t>Integrate AI model endpoints to implement summarization functionality and other intelligent solution capabilities.</w:t>
      </w:r>
    </w:p>
    <w:p w14:paraId="4C0BD526" w14:textId="77777777" w:rsidR="00996911" w:rsidRPr="00996911" w:rsidRDefault="00996911" w:rsidP="00996911">
      <w:pPr>
        <w:pStyle w:val="ListParagraph"/>
        <w:numPr>
          <w:ilvl w:val="0"/>
          <w:numId w:val="34"/>
        </w:numPr>
        <w:rPr>
          <w:rFonts w:cstheme="minorHAnsi"/>
        </w:rPr>
      </w:pPr>
      <w:r w:rsidRPr="00996911">
        <w:rPr>
          <w:rFonts w:cstheme="minorHAnsi"/>
        </w:rPr>
        <w:t xml:space="preserve">Support data analytics initiatives using IBM </w:t>
      </w:r>
      <w:proofErr w:type="spellStart"/>
      <w:r w:rsidRPr="00996911">
        <w:rPr>
          <w:rFonts w:cstheme="minorHAnsi"/>
        </w:rPr>
        <w:t>watsonx</w:t>
      </w:r>
      <w:proofErr w:type="spellEnd"/>
      <w:r w:rsidRPr="00996911">
        <w:rPr>
          <w:rFonts w:cstheme="minorHAnsi"/>
        </w:rPr>
        <w:t xml:space="preserve"> capabilities, Databricks, and related tools to generate actionable business insights.</w:t>
      </w:r>
    </w:p>
    <w:p w14:paraId="49B0A6E8" w14:textId="10ED52EE" w:rsidR="006868E9" w:rsidRPr="00996911" w:rsidRDefault="006868E9" w:rsidP="00EA24AB">
      <w:pPr>
        <w:pStyle w:val="ListParagraph"/>
        <w:numPr>
          <w:ilvl w:val="0"/>
          <w:numId w:val="34"/>
        </w:numPr>
        <w:spacing w:before="29" w:after="0" w:line="276" w:lineRule="auto"/>
        <w:rPr>
          <w:rFonts w:cstheme="minorHAnsi"/>
        </w:rPr>
      </w:pPr>
      <w:r w:rsidRPr="00996911">
        <w:rPr>
          <w:rFonts w:cstheme="minorHAnsi"/>
        </w:rPr>
        <w:lastRenderedPageBreak/>
        <w:t>Work with data stored in Databricks volumes to support data processing, analysis, and solution development.</w:t>
      </w:r>
    </w:p>
    <w:p w14:paraId="46378F4C" w14:textId="77777777" w:rsidR="006868E9" w:rsidRPr="006868E9" w:rsidRDefault="006868E9" w:rsidP="006868E9">
      <w:pPr>
        <w:pStyle w:val="ListParagraph"/>
        <w:numPr>
          <w:ilvl w:val="0"/>
          <w:numId w:val="34"/>
        </w:numPr>
        <w:rPr>
          <w:rFonts w:cstheme="minorHAnsi"/>
        </w:rPr>
      </w:pPr>
      <w:r w:rsidRPr="006868E9">
        <w:rPr>
          <w:rFonts w:cstheme="minorHAnsi"/>
        </w:rPr>
        <w:t>Contribute to Business Requirements Documentation (BRD), Technical Risk Assessments (TRA), development, testing, and iterative solution refinement.</w:t>
      </w:r>
    </w:p>
    <w:p w14:paraId="57972C9D" w14:textId="77777777" w:rsidR="00795464" w:rsidRDefault="00795464" w:rsidP="00795464">
      <w:pPr>
        <w:numPr>
          <w:ilvl w:val="0"/>
          <w:numId w:val="34"/>
        </w:numPr>
        <w:spacing w:before="29" w:after="0" w:line="276" w:lineRule="auto"/>
        <w:rPr>
          <w:rFonts w:cstheme="minorHAnsi"/>
        </w:rPr>
      </w:pPr>
      <w:r w:rsidRPr="00795464">
        <w:rPr>
          <w:rFonts w:cstheme="minorHAnsi"/>
        </w:rPr>
        <w:t>Manage and maintain prompts in Azure Repos using version control practices to support traceability and controlled changes.</w:t>
      </w:r>
    </w:p>
    <w:p w14:paraId="605D3141" w14:textId="77777777" w:rsidR="00996911" w:rsidRPr="00795464" w:rsidRDefault="00996911" w:rsidP="00996911">
      <w:pPr>
        <w:numPr>
          <w:ilvl w:val="0"/>
          <w:numId w:val="34"/>
        </w:numPr>
        <w:spacing w:before="29" w:after="0" w:line="276" w:lineRule="auto"/>
        <w:rPr>
          <w:rFonts w:cstheme="minorHAnsi"/>
        </w:rPr>
      </w:pPr>
      <w:r w:rsidRPr="00795464">
        <w:rPr>
          <w:rFonts w:cstheme="minorHAnsi"/>
        </w:rPr>
        <w:t>Collaborate with business stakeholders to clarify requirements, evaluate solution approaches, and align technical deliverables with business objectives.</w:t>
      </w:r>
    </w:p>
    <w:p w14:paraId="11C1BB56" w14:textId="77777777" w:rsidR="00795464" w:rsidRPr="00795464" w:rsidRDefault="00795464" w:rsidP="00795464">
      <w:pPr>
        <w:numPr>
          <w:ilvl w:val="0"/>
          <w:numId w:val="34"/>
        </w:numPr>
        <w:spacing w:before="29" w:after="0" w:line="276" w:lineRule="auto"/>
        <w:rPr>
          <w:rFonts w:cstheme="minorHAnsi"/>
        </w:rPr>
      </w:pPr>
      <w:r w:rsidRPr="00795464">
        <w:rPr>
          <w:rFonts w:cstheme="minorHAnsi"/>
        </w:rPr>
        <w:t>Support end-to-end delivery activities, including requirements analysis, development, testing, issue investigation, and ongoing enhancements.</w:t>
      </w:r>
    </w:p>
    <w:p w14:paraId="0EF7595E" w14:textId="77777777" w:rsidR="00613AE0" w:rsidRDefault="00613AE0" w:rsidP="00042AB7">
      <w:pPr>
        <w:spacing w:before="29" w:after="0" w:line="276" w:lineRule="auto"/>
        <w:ind w:left="163"/>
        <w:rPr>
          <w:rFonts w:asciiTheme="majorHAnsi" w:hAnsiTheme="majorHAnsi" w:cstheme="majorHAnsi"/>
          <w:b/>
          <w:bCs/>
          <w:sz w:val="24"/>
          <w:szCs w:val="24"/>
        </w:rPr>
      </w:pPr>
    </w:p>
    <w:p w14:paraId="63FACAF9" w14:textId="77777777" w:rsidR="00613AE0" w:rsidRDefault="00613AE0" w:rsidP="00042AB7">
      <w:pPr>
        <w:spacing w:before="29" w:after="0" w:line="276" w:lineRule="auto"/>
        <w:ind w:left="163"/>
        <w:rPr>
          <w:rFonts w:asciiTheme="majorHAnsi" w:hAnsiTheme="majorHAnsi" w:cstheme="majorHAnsi"/>
          <w:b/>
          <w:bCs/>
          <w:sz w:val="24"/>
          <w:szCs w:val="24"/>
        </w:rPr>
      </w:pPr>
    </w:p>
    <w:p w14:paraId="63C880D0" w14:textId="73FA4A21" w:rsidR="00E21BEA" w:rsidRPr="00EE7A1F" w:rsidRDefault="00613AE0" w:rsidP="00042AB7">
      <w:pPr>
        <w:spacing w:before="29" w:after="0" w:line="276" w:lineRule="auto"/>
        <w:ind w:left="163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Developer </w:t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 w:rsidR="00E21BEA"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E21BEA"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E21BEA"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E21BEA"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E21BEA"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E21BEA"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7003B8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042AB7">
        <w:rPr>
          <w:rFonts w:asciiTheme="majorHAnsi" w:hAnsiTheme="majorHAnsi" w:cstheme="majorHAnsi"/>
          <w:b/>
          <w:bCs/>
          <w:i/>
          <w:iCs/>
          <w:sz w:val="24"/>
          <w:szCs w:val="24"/>
        </w:rPr>
        <w:t>Jan</w:t>
      </w:r>
      <w:r w:rsidR="00E21BEA"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202</w:t>
      </w:r>
      <w:r w:rsidR="00042AB7">
        <w:rPr>
          <w:rFonts w:asciiTheme="majorHAnsi" w:hAnsiTheme="majorHAnsi" w:cstheme="majorHAnsi"/>
          <w:b/>
          <w:bCs/>
          <w:i/>
          <w:iCs/>
          <w:sz w:val="24"/>
          <w:szCs w:val="24"/>
        </w:rPr>
        <w:t>4</w:t>
      </w:r>
      <w:r w:rsidR="00E21BEA"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>-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</w:rPr>
        <w:t>Feb 2026</w:t>
      </w:r>
      <w:r w:rsidR="00E21BEA"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</w:p>
    <w:p w14:paraId="1E028EFF" w14:textId="67F396DC" w:rsidR="00E21BEA" w:rsidRPr="00EE7A1F" w:rsidRDefault="007003B8" w:rsidP="00E21BEA">
      <w:pPr>
        <w:spacing w:before="29" w:after="0" w:line="276" w:lineRule="auto"/>
        <w:ind w:left="163"/>
        <w:jc w:val="both"/>
        <w:rPr>
          <w:rFonts w:asciiTheme="majorHAnsi" w:hAnsiTheme="majorHAnsi" w:cstheme="majorHAnsi"/>
          <w:bCs/>
          <w:i/>
          <w:sz w:val="24"/>
          <w:szCs w:val="24"/>
        </w:rPr>
      </w:pPr>
      <w:r>
        <w:rPr>
          <w:rFonts w:asciiTheme="majorHAnsi" w:hAnsiTheme="majorHAnsi" w:cstheme="majorHAnsi"/>
          <w:bCs/>
          <w:i/>
          <w:sz w:val="24"/>
          <w:szCs w:val="24"/>
        </w:rPr>
        <w:t>Ministry of the Solicitor General</w:t>
      </w:r>
    </w:p>
    <w:p w14:paraId="57EF4E14" w14:textId="248829FA" w:rsidR="001D3109" w:rsidRPr="00163ADF" w:rsidRDefault="001D3109" w:rsidP="008E33F8">
      <w:pPr>
        <w:pStyle w:val="ListParagraph"/>
        <w:numPr>
          <w:ilvl w:val="0"/>
          <w:numId w:val="22"/>
        </w:numPr>
        <w:spacing w:before="29" w:after="0" w:line="276" w:lineRule="auto"/>
        <w:jc w:val="both"/>
        <w:rPr>
          <w:rFonts w:cstheme="minorHAnsi"/>
        </w:rPr>
      </w:pPr>
      <w:r w:rsidRPr="00163ADF">
        <w:rPr>
          <w:rFonts w:cstheme="minorHAnsi"/>
        </w:rPr>
        <w:t xml:space="preserve">Design and develop full-stack web applications using </w:t>
      </w:r>
      <w:r w:rsidR="008113AE" w:rsidRPr="00163ADF">
        <w:rPr>
          <w:rFonts w:cstheme="minorHAnsi"/>
        </w:rPr>
        <w:t>ASP.NET Blazor</w:t>
      </w:r>
      <w:r w:rsidRPr="00163ADF">
        <w:rPr>
          <w:rFonts w:cstheme="minorHAnsi"/>
        </w:rPr>
        <w:t>, delivering robust front-end and back-end solutions.</w:t>
      </w:r>
    </w:p>
    <w:p w14:paraId="12932CC9" w14:textId="219539E5" w:rsidR="001D3109" w:rsidRPr="00163ADF" w:rsidRDefault="001D3109" w:rsidP="008E33F8">
      <w:pPr>
        <w:pStyle w:val="ListParagraph"/>
        <w:numPr>
          <w:ilvl w:val="0"/>
          <w:numId w:val="22"/>
        </w:numPr>
        <w:spacing w:before="29" w:after="0" w:line="276" w:lineRule="auto"/>
        <w:jc w:val="both"/>
        <w:rPr>
          <w:rFonts w:cstheme="minorHAnsi"/>
        </w:rPr>
      </w:pPr>
      <w:r w:rsidRPr="00163ADF">
        <w:rPr>
          <w:rFonts w:cstheme="minorHAnsi"/>
        </w:rPr>
        <w:t>Lead and manage work items using Azure DevOps Boards; provide project status updates, ensure timely task completion, and maintain agile workflows.</w:t>
      </w:r>
    </w:p>
    <w:p w14:paraId="3329D47E" w14:textId="74DAD1A4" w:rsidR="001D3109" w:rsidRPr="00163ADF" w:rsidRDefault="001D3109" w:rsidP="008E33F8">
      <w:pPr>
        <w:pStyle w:val="ListParagraph"/>
        <w:numPr>
          <w:ilvl w:val="0"/>
          <w:numId w:val="22"/>
        </w:numPr>
        <w:spacing w:before="29" w:after="0" w:line="276" w:lineRule="auto"/>
        <w:jc w:val="both"/>
        <w:rPr>
          <w:rFonts w:cstheme="minorHAnsi"/>
        </w:rPr>
      </w:pPr>
      <w:r w:rsidRPr="00163ADF">
        <w:rPr>
          <w:rFonts w:cstheme="minorHAnsi"/>
        </w:rPr>
        <w:t>Manage codebase in Azure Repos with regular commits, pull requests, and version control practices.</w:t>
      </w:r>
    </w:p>
    <w:p w14:paraId="66C9A576" w14:textId="09A97D6A" w:rsidR="001D3109" w:rsidRPr="00163ADF" w:rsidRDefault="001D3109" w:rsidP="008E33F8">
      <w:pPr>
        <w:pStyle w:val="ListParagraph"/>
        <w:numPr>
          <w:ilvl w:val="0"/>
          <w:numId w:val="22"/>
        </w:numPr>
        <w:spacing w:before="29" w:after="0" w:line="276" w:lineRule="auto"/>
        <w:jc w:val="both"/>
        <w:rPr>
          <w:rFonts w:cstheme="minorHAnsi"/>
        </w:rPr>
      </w:pPr>
      <w:r w:rsidRPr="00163ADF">
        <w:rPr>
          <w:rFonts w:cstheme="minorHAnsi"/>
        </w:rPr>
        <w:t>Gather business requirements and conduct feedback sessions during regular client meetings, including on-site interactions at client locations.</w:t>
      </w:r>
    </w:p>
    <w:p w14:paraId="60DD88D7" w14:textId="0C344A0B" w:rsidR="001D3109" w:rsidRPr="00163ADF" w:rsidRDefault="001D3109" w:rsidP="008E33F8">
      <w:pPr>
        <w:pStyle w:val="ListParagraph"/>
        <w:numPr>
          <w:ilvl w:val="0"/>
          <w:numId w:val="22"/>
        </w:numPr>
        <w:spacing w:before="29" w:after="0" w:line="276" w:lineRule="auto"/>
        <w:jc w:val="both"/>
        <w:rPr>
          <w:rFonts w:cstheme="minorHAnsi"/>
        </w:rPr>
      </w:pPr>
      <w:r w:rsidRPr="00163ADF">
        <w:rPr>
          <w:rFonts w:cstheme="minorHAnsi"/>
        </w:rPr>
        <w:t xml:space="preserve">Perform SQL Server database design, query optimization, and troubleshooting using DB Forge Studio </w:t>
      </w:r>
    </w:p>
    <w:p w14:paraId="2DD78C4E" w14:textId="08E6678E" w:rsidR="001D3109" w:rsidRPr="00163ADF" w:rsidRDefault="001D3109" w:rsidP="008E33F8">
      <w:pPr>
        <w:pStyle w:val="ListParagraph"/>
        <w:numPr>
          <w:ilvl w:val="0"/>
          <w:numId w:val="22"/>
        </w:numPr>
        <w:spacing w:before="29" w:after="0" w:line="276" w:lineRule="auto"/>
        <w:jc w:val="both"/>
        <w:rPr>
          <w:rFonts w:cstheme="minorHAnsi"/>
        </w:rPr>
      </w:pPr>
      <w:r w:rsidRPr="00163ADF">
        <w:rPr>
          <w:rFonts w:cstheme="minorHAnsi"/>
        </w:rPr>
        <w:t xml:space="preserve">Execute unit testing, integration testing, and coordinate deployment of applications to </w:t>
      </w:r>
      <w:r w:rsidR="000E2630" w:rsidRPr="00163ADF">
        <w:rPr>
          <w:rFonts w:cstheme="minorHAnsi"/>
        </w:rPr>
        <w:t>different</w:t>
      </w:r>
      <w:r w:rsidRPr="00163ADF">
        <w:rPr>
          <w:rFonts w:cstheme="minorHAnsi"/>
        </w:rPr>
        <w:t xml:space="preserve"> environments.</w:t>
      </w:r>
    </w:p>
    <w:p w14:paraId="412E4AE7" w14:textId="5145602F" w:rsidR="001D3109" w:rsidRPr="00163ADF" w:rsidRDefault="001D3109" w:rsidP="008E33F8">
      <w:pPr>
        <w:pStyle w:val="ListParagraph"/>
        <w:numPr>
          <w:ilvl w:val="0"/>
          <w:numId w:val="22"/>
        </w:numPr>
        <w:spacing w:before="29" w:after="0" w:line="276" w:lineRule="auto"/>
        <w:jc w:val="both"/>
        <w:rPr>
          <w:rFonts w:cstheme="minorHAnsi"/>
        </w:rPr>
      </w:pPr>
      <w:r w:rsidRPr="00163ADF">
        <w:rPr>
          <w:rFonts w:cstheme="minorHAnsi"/>
        </w:rPr>
        <w:t xml:space="preserve">Manage SharePoint content by updating pages, posting new documents, and resolving external/internal </w:t>
      </w:r>
      <w:r w:rsidR="000E2630" w:rsidRPr="00163ADF">
        <w:rPr>
          <w:rFonts w:cstheme="minorHAnsi"/>
        </w:rPr>
        <w:t xml:space="preserve">user </w:t>
      </w:r>
      <w:r w:rsidRPr="00163ADF">
        <w:rPr>
          <w:rFonts w:cstheme="minorHAnsi"/>
        </w:rPr>
        <w:t xml:space="preserve">access issues; coordinate with </w:t>
      </w:r>
      <w:r w:rsidR="00B76444" w:rsidRPr="00163ADF">
        <w:rPr>
          <w:rFonts w:cstheme="minorHAnsi"/>
        </w:rPr>
        <w:t xml:space="preserve">external </w:t>
      </w:r>
      <w:r w:rsidRPr="00163ADF">
        <w:rPr>
          <w:rFonts w:cstheme="minorHAnsi"/>
        </w:rPr>
        <w:t xml:space="preserve">municipal clients for </w:t>
      </w:r>
      <w:r w:rsidR="00B76444" w:rsidRPr="00163ADF">
        <w:rPr>
          <w:rFonts w:cstheme="minorHAnsi"/>
        </w:rPr>
        <w:t>resolving their issues</w:t>
      </w:r>
      <w:r w:rsidRPr="00163ADF">
        <w:rPr>
          <w:rFonts w:cstheme="minorHAnsi"/>
        </w:rPr>
        <w:t>.</w:t>
      </w:r>
    </w:p>
    <w:p w14:paraId="3E1AC75D" w14:textId="3F065554" w:rsidR="008C7487" w:rsidRPr="00163ADF" w:rsidRDefault="001D3109" w:rsidP="008113AE">
      <w:pPr>
        <w:pStyle w:val="ListParagraph"/>
        <w:numPr>
          <w:ilvl w:val="0"/>
          <w:numId w:val="22"/>
        </w:numPr>
        <w:spacing w:before="29" w:after="0" w:line="276" w:lineRule="auto"/>
        <w:jc w:val="both"/>
        <w:rPr>
          <w:rFonts w:cstheme="minorHAnsi"/>
        </w:rPr>
      </w:pPr>
      <w:r w:rsidRPr="00163ADF">
        <w:rPr>
          <w:rFonts w:cstheme="minorHAnsi"/>
        </w:rPr>
        <w:t>Provide ongoing system support, issue resolution, and documentation of technical specifications.</w:t>
      </w:r>
    </w:p>
    <w:p w14:paraId="2844C967" w14:textId="77777777" w:rsidR="00BA73E3" w:rsidRPr="008113AE" w:rsidRDefault="00BA73E3" w:rsidP="00BA73E3">
      <w:pPr>
        <w:pStyle w:val="ListParagraph"/>
        <w:spacing w:before="29" w:after="0" w:line="276" w:lineRule="auto"/>
        <w:ind w:left="523"/>
        <w:jc w:val="both"/>
        <w:rPr>
          <w:rFonts w:cstheme="minorHAnsi"/>
        </w:rPr>
      </w:pPr>
    </w:p>
    <w:p w14:paraId="2D103A87" w14:textId="77777777" w:rsidR="004C1015" w:rsidRDefault="004C1015" w:rsidP="00D35051">
      <w:pPr>
        <w:spacing w:before="29" w:after="0" w:line="276" w:lineRule="auto"/>
        <w:ind w:left="163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6CA7B4BB" w14:textId="06BDF737" w:rsidR="00D35051" w:rsidRPr="00EE7A1F" w:rsidRDefault="00D35051" w:rsidP="00D35051">
      <w:pPr>
        <w:spacing w:before="29" w:after="0" w:line="276" w:lineRule="auto"/>
        <w:ind w:left="163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E7A1F">
        <w:rPr>
          <w:rFonts w:asciiTheme="majorHAnsi" w:hAnsiTheme="majorHAnsi" w:cstheme="majorHAnsi"/>
          <w:b/>
          <w:bCs/>
          <w:sz w:val="24"/>
          <w:szCs w:val="24"/>
        </w:rPr>
        <w:t>Application Analyst Developer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ab/>
      </w:r>
      <w:r w:rsidR="00426C5D">
        <w:rPr>
          <w:rFonts w:asciiTheme="majorHAnsi" w:hAnsiTheme="majorHAnsi" w:cstheme="majorHAnsi"/>
          <w:b/>
          <w:bCs/>
          <w:i/>
          <w:iCs/>
          <w:sz w:val="24"/>
          <w:szCs w:val="24"/>
        </w:rPr>
        <w:t>Jan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2020-</w:t>
      </w:r>
      <w:r w:rsidR="00042AB7">
        <w:rPr>
          <w:rFonts w:asciiTheme="majorHAnsi" w:hAnsiTheme="majorHAnsi" w:cstheme="majorHAnsi"/>
          <w:b/>
          <w:bCs/>
          <w:i/>
          <w:iCs/>
          <w:sz w:val="24"/>
          <w:szCs w:val="24"/>
        </w:rPr>
        <w:t>Jan2024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</w:t>
      </w:r>
    </w:p>
    <w:p w14:paraId="4D12777D" w14:textId="5229E1AF" w:rsidR="00B47CE1" w:rsidRPr="00EE7A1F" w:rsidRDefault="00D35051" w:rsidP="00D35051">
      <w:pPr>
        <w:spacing w:before="29" w:after="0" w:line="276" w:lineRule="auto"/>
        <w:ind w:left="163"/>
        <w:jc w:val="both"/>
        <w:rPr>
          <w:rFonts w:asciiTheme="majorHAnsi" w:hAnsiTheme="majorHAnsi" w:cstheme="majorHAnsi"/>
          <w:bCs/>
          <w:i/>
          <w:sz w:val="24"/>
          <w:szCs w:val="24"/>
        </w:rPr>
      </w:pPr>
      <w:r w:rsidRPr="00EE7A1F">
        <w:rPr>
          <w:rFonts w:asciiTheme="majorHAnsi" w:hAnsiTheme="majorHAnsi" w:cstheme="majorHAnsi"/>
          <w:bCs/>
          <w:i/>
          <w:sz w:val="24"/>
          <w:szCs w:val="24"/>
        </w:rPr>
        <w:t>Ontario Treasury Board Secretariat</w:t>
      </w:r>
    </w:p>
    <w:p w14:paraId="222757B9" w14:textId="01561CAA" w:rsidR="005C6530" w:rsidRPr="00EE7A1F" w:rsidRDefault="00A624D2" w:rsidP="00D35051">
      <w:pPr>
        <w:spacing w:before="29" w:after="0" w:line="276" w:lineRule="auto"/>
        <w:ind w:left="163"/>
        <w:jc w:val="both"/>
        <w:rPr>
          <w:rFonts w:asciiTheme="majorHAnsi" w:hAnsiTheme="majorHAnsi" w:cstheme="majorHAnsi"/>
          <w:b/>
          <w:i/>
          <w:sz w:val="24"/>
          <w:szCs w:val="24"/>
        </w:rPr>
      </w:pPr>
      <w:r w:rsidRPr="00EE7A1F">
        <w:rPr>
          <w:rFonts w:asciiTheme="majorHAnsi" w:hAnsiTheme="majorHAnsi" w:cstheme="majorHAnsi"/>
          <w:b/>
          <w:i/>
          <w:sz w:val="24"/>
          <w:szCs w:val="24"/>
        </w:rPr>
        <w:t>AdPro</w:t>
      </w:r>
      <w:r w:rsidR="004B204A" w:rsidRPr="00EE7A1F">
        <w:rPr>
          <w:rFonts w:asciiTheme="majorHAnsi" w:hAnsiTheme="majorHAnsi" w:cstheme="majorHAnsi"/>
          <w:b/>
          <w:i/>
          <w:sz w:val="24"/>
          <w:szCs w:val="24"/>
        </w:rPr>
        <w:t>-OATS</w:t>
      </w:r>
      <w:r w:rsidRPr="00EE7A1F">
        <w:rPr>
          <w:rFonts w:asciiTheme="majorHAnsi" w:hAnsiTheme="majorHAnsi" w:cstheme="majorHAnsi"/>
          <w:b/>
          <w:i/>
          <w:sz w:val="24"/>
          <w:szCs w:val="24"/>
        </w:rPr>
        <w:t xml:space="preserve"> Replacement</w:t>
      </w:r>
      <w:r w:rsidR="004B204A" w:rsidRPr="00EE7A1F">
        <w:rPr>
          <w:rFonts w:asciiTheme="majorHAnsi" w:hAnsiTheme="majorHAnsi" w:cstheme="majorHAnsi"/>
          <w:b/>
          <w:i/>
          <w:sz w:val="24"/>
          <w:szCs w:val="24"/>
        </w:rPr>
        <w:t xml:space="preserve"> Implementation</w:t>
      </w:r>
      <w:r w:rsidR="00BB7CE5" w:rsidRPr="00EE7A1F">
        <w:rPr>
          <w:rFonts w:asciiTheme="majorHAnsi" w:hAnsiTheme="majorHAnsi" w:cstheme="majorHAnsi"/>
          <w:b/>
          <w:i/>
          <w:sz w:val="24"/>
          <w:szCs w:val="24"/>
        </w:rPr>
        <w:t xml:space="preserve"> in Cloud</w:t>
      </w:r>
      <w:r w:rsidR="00F8053F" w:rsidRPr="00EE7A1F">
        <w:rPr>
          <w:rFonts w:asciiTheme="majorHAnsi" w:hAnsiTheme="majorHAnsi" w:cstheme="majorHAnsi"/>
          <w:b/>
          <w:i/>
          <w:sz w:val="24"/>
          <w:szCs w:val="24"/>
        </w:rPr>
        <w:t xml:space="preserve"> </w:t>
      </w:r>
      <w:r w:rsidR="001E134B" w:rsidRPr="00EE7A1F">
        <w:rPr>
          <w:rFonts w:asciiTheme="majorHAnsi" w:hAnsiTheme="majorHAnsi" w:cstheme="majorHAnsi"/>
          <w:b/>
          <w:i/>
          <w:sz w:val="24"/>
          <w:szCs w:val="24"/>
        </w:rPr>
        <w:t>(Azure)</w:t>
      </w:r>
    </w:p>
    <w:p w14:paraId="77F257EB" w14:textId="58ACA9B3" w:rsidR="003B10EC" w:rsidRPr="001C1D59" w:rsidRDefault="003B10EC" w:rsidP="001C1D59">
      <w:pPr>
        <w:pStyle w:val="ListParagraph"/>
        <w:numPr>
          <w:ilvl w:val="0"/>
          <w:numId w:val="29"/>
        </w:numPr>
        <w:spacing w:before="29" w:after="0" w:line="276" w:lineRule="auto"/>
        <w:jc w:val="both"/>
        <w:rPr>
          <w:rFonts w:cstheme="minorHAnsi"/>
          <w:bCs/>
          <w:iCs/>
        </w:rPr>
      </w:pPr>
      <w:r w:rsidRPr="001C1D59">
        <w:rPr>
          <w:rFonts w:cstheme="minorHAnsi"/>
          <w:bCs/>
          <w:iCs/>
        </w:rPr>
        <w:t xml:space="preserve">Designed features using </w:t>
      </w:r>
      <w:proofErr w:type="spellStart"/>
      <w:r w:rsidRPr="001C1D59">
        <w:rPr>
          <w:rFonts w:cstheme="minorHAnsi"/>
          <w:bCs/>
          <w:iCs/>
        </w:rPr>
        <w:t>OutSystems</w:t>
      </w:r>
      <w:proofErr w:type="spellEnd"/>
      <w:r w:rsidRPr="001C1D59">
        <w:rPr>
          <w:rFonts w:cstheme="minorHAnsi"/>
          <w:bCs/>
          <w:iCs/>
        </w:rPr>
        <w:t xml:space="preserve"> Reactive Web and Case Management Framework.</w:t>
      </w:r>
    </w:p>
    <w:p w14:paraId="2723C04B" w14:textId="305D19D4" w:rsidR="003B10EC" w:rsidRPr="001C1D59" w:rsidRDefault="003B10EC" w:rsidP="001C1D59">
      <w:pPr>
        <w:pStyle w:val="ListParagraph"/>
        <w:numPr>
          <w:ilvl w:val="0"/>
          <w:numId w:val="29"/>
        </w:numPr>
        <w:spacing w:before="29" w:after="0" w:line="276" w:lineRule="auto"/>
        <w:jc w:val="both"/>
        <w:rPr>
          <w:rFonts w:cstheme="minorHAnsi"/>
          <w:bCs/>
          <w:iCs/>
        </w:rPr>
      </w:pPr>
      <w:r w:rsidRPr="001C1D59">
        <w:rPr>
          <w:rFonts w:cstheme="minorHAnsi"/>
          <w:bCs/>
          <w:iCs/>
        </w:rPr>
        <w:t xml:space="preserve">Developed custom .NET (C#) extensions integrated with </w:t>
      </w:r>
      <w:proofErr w:type="spellStart"/>
      <w:r w:rsidRPr="001C1D59">
        <w:rPr>
          <w:rFonts w:cstheme="minorHAnsi"/>
          <w:bCs/>
          <w:iCs/>
        </w:rPr>
        <w:t>OutSystems</w:t>
      </w:r>
      <w:proofErr w:type="spellEnd"/>
      <w:r w:rsidRPr="001C1D59">
        <w:rPr>
          <w:rFonts w:cstheme="minorHAnsi"/>
          <w:bCs/>
          <w:iCs/>
        </w:rPr>
        <w:t>.</w:t>
      </w:r>
    </w:p>
    <w:p w14:paraId="2194C2B5" w14:textId="05BAD343" w:rsidR="003B10EC" w:rsidRPr="001C1D59" w:rsidRDefault="003B10EC" w:rsidP="001C1D59">
      <w:pPr>
        <w:pStyle w:val="ListParagraph"/>
        <w:numPr>
          <w:ilvl w:val="0"/>
          <w:numId w:val="29"/>
        </w:numPr>
        <w:spacing w:before="29" w:after="0" w:line="276" w:lineRule="auto"/>
        <w:jc w:val="both"/>
        <w:rPr>
          <w:rFonts w:cstheme="minorHAnsi"/>
          <w:bCs/>
          <w:iCs/>
        </w:rPr>
      </w:pPr>
      <w:r w:rsidRPr="001C1D59">
        <w:rPr>
          <w:rFonts w:cstheme="minorHAnsi"/>
          <w:bCs/>
          <w:iCs/>
        </w:rPr>
        <w:t>Wrote complex SQL queries for data management and analysis (SQL Server).</w:t>
      </w:r>
    </w:p>
    <w:p w14:paraId="62FE5BD7" w14:textId="43E83606" w:rsidR="003B10EC" w:rsidRDefault="003B10EC" w:rsidP="001C1D59">
      <w:pPr>
        <w:pStyle w:val="ListParagraph"/>
        <w:numPr>
          <w:ilvl w:val="0"/>
          <w:numId w:val="29"/>
        </w:numPr>
        <w:spacing w:before="29" w:after="0" w:line="276" w:lineRule="auto"/>
        <w:jc w:val="both"/>
        <w:rPr>
          <w:rFonts w:cstheme="minorHAnsi"/>
          <w:bCs/>
          <w:iCs/>
        </w:rPr>
      </w:pPr>
      <w:r w:rsidRPr="001C1D59">
        <w:rPr>
          <w:rFonts w:cstheme="minorHAnsi"/>
          <w:bCs/>
          <w:iCs/>
        </w:rPr>
        <w:t>Consumed REST APIs from Azure Logic Apps and assisted in building ASP.NET Core OData APIs hosted in Azure Web App.</w:t>
      </w:r>
    </w:p>
    <w:p w14:paraId="54765C44" w14:textId="77777777" w:rsidR="00996911" w:rsidRPr="00996911" w:rsidRDefault="00996911" w:rsidP="00996911">
      <w:pPr>
        <w:pStyle w:val="ListParagraph"/>
        <w:numPr>
          <w:ilvl w:val="0"/>
          <w:numId w:val="29"/>
        </w:numPr>
        <w:rPr>
          <w:rFonts w:cstheme="minorHAnsi"/>
          <w:bCs/>
          <w:iCs/>
        </w:rPr>
      </w:pPr>
      <w:r w:rsidRPr="00996911">
        <w:rPr>
          <w:rFonts w:cstheme="minorHAnsi"/>
          <w:bCs/>
          <w:iCs/>
        </w:rPr>
        <w:lastRenderedPageBreak/>
        <w:t>Develop interactive Power BI dashboards and reports to visualize operational, business, and data-quality metrics for stakeholders.</w:t>
      </w:r>
    </w:p>
    <w:p w14:paraId="142B67E1" w14:textId="6038A526" w:rsidR="003B10EC" w:rsidRPr="001C1D59" w:rsidRDefault="003B10EC" w:rsidP="001C1D59">
      <w:pPr>
        <w:pStyle w:val="ListParagraph"/>
        <w:numPr>
          <w:ilvl w:val="0"/>
          <w:numId w:val="29"/>
        </w:numPr>
        <w:spacing w:before="29" w:after="0" w:line="276" w:lineRule="auto"/>
        <w:jc w:val="both"/>
        <w:rPr>
          <w:rFonts w:cstheme="minorHAnsi"/>
          <w:bCs/>
          <w:iCs/>
        </w:rPr>
      </w:pPr>
      <w:r w:rsidRPr="001C1D59">
        <w:rPr>
          <w:rFonts w:cstheme="minorHAnsi"/>
          <w:bCs/>
          <w:iCs/>
        </w:rPr>
        <w:t>Conducted unit testing and collaborated on project delivery using Agile methodology.</w:t>
      </w:r>
    </w:p>
    <w:p w14:paraId="603CED4A" w14:textId="439421BB" w:rsidR="003B10EC" w:rsidRPr="001C1D59" w:rsidRDefault="003B10EC" w:rsidP="001C1D59">
      <w:pPr>
        <w:pStyle w:val="ListParagraph"/>
        <w:numPr>
          <w:ilvl w:val="0"/>
          <w:numId w:val="29"/>
        </w:numPr>
        <w:spacing w:before="29" w:after="0" w:line="276" w:lineRule="auto"/>
        <w:jc w:val="both"/>
        <w:rPr>
          <w:rFonts w:cstheme="minorHAnsi"/>
          <w:bCs/>
          <w:iCs/>
        </w:rPr>
      </w:pPr>
      <w:r w:rsidRPr="001C1D59">
        <w:rPr>
          <w:rFonts w:cstheme="minorHAnsi"/>
          <w:bCs/>
          <w:iCs/>
        </w:rPr>
        <w:t>Engaged with project managers and BAs to gather requirements and propose cost-effective, scalable technical solutions.</w:t>
      </w:r>
    </w:p>
    <w:p w14:paraId="1C6825D3" w14:textId="6B81D6FE" w:rsidR="003B10EC" w:rsidRPr="001C1D59" w:rsidRDefault="003B10EC" w:rsidP="001C1D59">
      <w:pPr>
        <w:pStyle w:val="ListParagraph"/>
        <w:numPr>
          <w:ilvl w:val="0"/>
          <w:numId w:val="29"/>
        </w:numPr>
        <w:spacing w:before="29" w:after="0" w:line="276" w:lineRule="auto"/>
        <w:jc w:val="both"/>
        <w:rPr>
          <w:rFonts w:cstheme="minorHAnsi"/>
          <w:bCs/>
          <w:iCs/>
        </w:rPr>
      </w:pPr>
      <w:r w:rsidRPr="001C1D59">
        <w:rPr>
          <w:rFonts w:cstheme="minorHAnsi"/>
          <w:bCs/>
          <w:iCs/>
        </w:rPr>
        <w:t>Led UI/UX design discussions with stakeholders to align with user needs.</w:t>
      </w:r>
    </w:p>
    <w:p w14:paraId="3CB76F7E" w14:textId="4DB1AA85" w:rsidR="00A624D2" w:rsidRPr="00EE7A1F" w:rsidRDefault="00A624D2" w:rsidP="008703CA">
      <w:pPr>
        <w:spacing w:before="29" w:after="0" w:line="276" w:lineRule="auto"/>
        <w:ind w:left="326"/>
        <w:jc w:val="both"/>
        <w:rPr>
          <w:rFonts w:asciiTheme="majorHAnsi" w:hAnsiTheme="majorHAnsi" w:cstheme="majorHAnsi"/>
          <w:b/>
          <w:i/>
          <w:sz w:val="24"/>
          <w:szCs w:val="24"/>
        </w:rPr>
      </w:pPr>
      <w:proofErr w:type="spellStart"/>
      <w:r w:rsidRPr="00EE7A1F">
        <w:rPr>
          <w:rFonts w:asciiTheme="majorHAnsi" w:hAnsiTheme="majorHAnsi" w:cstheme="majorHAnsi"/>
          <w:b/>
          <w:i/>
          <w:sz w:val="24"/>
          <w:szCs w:val="24"/>
        </w:rPr>
        <w:t>OntTax</w:t>
      </w:r>
      <w:proofErr w:type="spellEnd"/>
      <w:r w:rsidRPr="00EE7A1F">
        <w:rPr>
          <w:rFonts w:asciiTheme="majorHAnsi" w:hAnsiTheme="majorHAnsi" w:cstheme="majorHAnsi"/>
          <w:b/>
          <w:i/>
          <w:sz w:val="24"/>
          <w:szCs w:val="24"/>
        </w:rPr>
        <w:t xml:space="preserve"> Benefit Ap</w:t>
      </w:r>
      <w:r w:rsidR="00E5441A" w:rsidRPr="00EE7A1F">
        <w:rPr>
          <w:rFonts w:asciiTheme="majorHAnsi" w:hAnsiTheme="majorHAnsi" w:cstheme="majorHAnsi"/>
          <w:b/>
          <w:i/>
          <w:sz w:val="24"/>
          <w:szCs w:val="24"/>
        </w:rPr>
        <w:t>p</w:t>
      </w:r>
      <w:r w:rsidRPr="00EE7A1F">
        <w:rPr>
          <w:rFonts w:asciiTheme="majorHAnsi" w:hAnsiTheme="majorHAnsi" w:cstheme="majorHAnsi"/>
          <w:b/>
          <w:i/>
          <w:sz w:val="24"/>
          <w:szCs w:val="24"/>
        </w:rPr>
        <w:t>lications</w:t>
      </w:r>
    </w:p>
    <w:p w14:paraId="2D8D15B2" w14:textId="77777777" w:rsidR="000329B8" w:rsidRPr="001C1D59" w:rsidRDefault="000329B8" w:rsidP="007416BF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76" w:lineRule="auto"/>
        <w:jc w:val="both"/>
        <w:rPr>
          <w:rFonts w:cstheme="minorHAnsi"/>
          <w:color w:val="25282E"/>
        </w:rPr>
      </w:pPr>
      <w:r w:rsidRPr="001C1D59">
        <w:rPr>
          <w:rFonts w:cstheme="minorHAnsi"/>
          <w:color w:val="25282E"/>
        </w:rPr>
        <w:t>Assisted with the design, development, configuration, and implementation of various Ontario tax benefit applications change request/enhancements.</w:t>
      </w:r>
      <w:r w:rsidRPr="001C1D59">
        <w:rPr>
          <w:rFonts w:cstheme="minorHAnsi"/>
          <w:b/>
          <w:bCs/>
          <w:color w:val="25282E"/>
        </w:rPr>
        <w:tab/>
      </w:r>
    </w:p>
    <w:p w14:paraId="18860E08" w14:textId="017D4DEB" w:rsidR="000329B8" w:rsidRPr="001C1D59" w:rsidRDefault="000329B8" w:rsidP="007416BF">
      <w:pPr>
        <w:pStyle w:val="ListParagraph"/>
        <w:numPr>
          <w:ilvl w:val="0"/>
          <w:numId w:val="30"/>
        </w:numPr>
        <w:tabs>
          <w:tab w:val="left" w:pos="1160"/>
        </w:tabs>
        <w:spacing w:after="0" w:line="276" w:lineRule="auto"/>
        <w:rPr>
          <w:rFonts w:eastAsia="Symbol" w:cstheme="minorHAnsi"/>
        </w:rPr>
      </w:pPr>
      <w:r w:rsidRPr="001C1D59">
        <w:rPr>
          <w:rFonts w:eastAsia="Symbol" w:cstheme="minorHAnsi"/>
        </w:rPr>
        <w:t xml:space="preserve">Implemented configuration changes for </w:t>
      </w:r>
      <w:proofErr w:type="spellStart"/>
      <w:r w:rsidRPr="001C1D59">
        <w:rPr>
          <w:rFonts w:eastAsia="Symbol" w:cstheme="minorHAnsi"/>
        </w:rPr>
        <w:t>OntTax</w:t>
      </w:r>
      <w:proofErr w:type="spellEnd"/>
      <w:r w:rsidRPr="001C1D59">
        <w:rPr>
          <w:rFonts w:eastAsia="Symbol" w:cstheme="minorHAnsi"/>
        </w:rPr>
        <w:t xml:space="preserve"> for setting up alerts for web service </w:t>
      </w:r>
      <w:r w:rsidR="001C1D59" w:rsidRPr="001C1D59">
        <w:rPr>
          <w:rFonts w:eastAsia="Symbol" w:cstheme="minorHAnsi"/>
        </w:rPr>
        <w:t>errors.</w:t>
      </w:r>
      <w:r w:rsidRPr="001C1D59">
        <w:rPr>
          <w:rFonts w:eastAsia="Symbol" w:cstheme="minorHAnsi"/>
        </w:rPr>
        <w:t xml:space="preserve"> </w:t>
      </w:r>
    </w:p>
    <w:p w14:paraId="69D4FD81" w14:textId="77777777" w:rsidR="000329B8" w:rsidRPr="001C1D59" w:rsidRDefault="000329B8" w:rsidP="007416BF">
      <w:pPr>
        <w:pStyle w:val="ListParagraph"/>
        <w:numPr>
          <w:ilvl w:val="0"/>
          <w:numId w:val="30"/>
        </w:numPr>
        <w:shd w:val="clear" w:color="auto" w:fill="FFFFFF"/>
        <w:spacing w:after="100" w:afterAutospacing="1" w:line="276" w:lineRule="auto"/>
        <w:jc w:val="both"/>
        <w:rPr>
          <w:rFonts w:cstheme="minorHAnsi"/>
          <w:color w:val="25282E"/>
        </w:rPr>
      </w:pPr>
      <w:r w:rsidRPr="001C1D59">
        <w:rPr>
          <w:rFonts w:cstheme="minorHAnsi"/>
          <w:color w:val="25282E"/>
        </w:rPr>
        <w:t xml:space="preserve">Analyzed technical issues, debug the code, and provide technical solutions. </w:t>
      </w:r>
    </w:p>
    <w:p w14:paraId="59A1442E" w14:textId="73D15265" w:rsidR="000329B8" w:rsidRPr="001C1D59" w:rsidRDefault="000329B8" w:rsidP="007416BF">
      <w:pPr>
        <w:pStyle w:val="ListParagraph"/>
        <w:numPr>
          <w:ilvl w:val="0"/>
          <w:numId w:val="30"/>
        </w:numPr>
        <w:shd w:val="clear" w:color="auto" w:fill="FFFFFF"/>
        <w:spacing w:before="100" w:beforeAutospacing="1" w:after="0" w:afterAutospacing="1" w:line="276" w:lineRule="auto"/>
        <w:jc w:val="both"/>
        <w:rPr>
          <w:rFonts w:cstheme="minorHAnsi"/>
          <w:b/>
          <w:bCs/>
          <w:i/>
          <w:iCs/>
        </w:rPr>
      </w:pPr>
      <w:r w:rsidRPr="001C1D59">
        <w:rPr>
          <w:rFonts w:cstheme="minorHAnsi"/>
        </w:rPr>
        <w:t xml:space="preserve">Incident and configuration management are done using the tool FCR. </w:t>
      </w:r>
    </w:p>
    <w:p w14:paraId="7D604A72" w14:textId="03356E95" w:rsidR="00EE7A1F" w:rsidRDefault="00EE7A1F" w:rsidP="00EE7A1F">
      <w:pPr>
        <w:spacing w:before="29" w:after="0" w:line="276" w:lineRule="auto"/>
        <w:ind w:left="163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E7A1F">
        <w:rPr>
          <w:rFonts w:asciiTheme="majorHAnsi" w:hAnsiTheme="majorHAnsi" w:cstheme="majorHAnsi"/>
          <w:b/>
          <w:bCs/>
          <w:sz w:val="24"/>
          <w:szCs w:val="24"/>
        </w:rPr>
        <w:t xml:space="preserve">Lecturer </w:t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</w:r>
      <w:r>
        <w:rPr>
          <w:rFonts w:asciiTheme="majorHAnsi" w:hAnsiTheme="majorHAnsi" w:cstheme="majorHAnsi"/>
          <w:b/>
          <w:bCs/>
          <w:sz w:val="24"/>
          <w:szCs w:val="24"/>
        </w:rPr>
        <w:tab/>
        <w:t xml:space="preserve">         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>June2010- March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2014</w:t>
      </w:r>
    </w:p>
    <w:p w14:paraId="619A3EDF" w14:textId="1DFDD5EE" w:rsidR="00EE7A1F" w:rsidRDefault="00EE7A1F" w:rsidP="00EE7A1F">
      <w:pPr>
        <w:spacing w:before="29" w:after="0" w:line="276" w:lineRule="auto"/>
        <w:ind w:left="163"/>
        <w:jc w:val="both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>Kannur University</w:t>
      </w:r>
    </w:p>
    <w:p w14:paraId="2E04BABE" w14:textId="6E50AEFD" w:rsidR="00EE7A1F" w:rsidRPr="001C1D59" w:rsidRDefault="00EE7A1F" w:rsidP="001C1D59">
      <w:pPr>
        <w:pStyle w:val="ListParagraph"/>
        <w:numPr>
          <w:ilvl w:val="0"/>
          <w:numId w:val="28"/>
        </w:numPr>
        <w:spacing w:before="29" w:after="0" w:line="276" w:lineRule="auto"/>
        <w:jc w:val="both"/>
        <w:rPr>
          <w:rFonts w:cstheme="minorHAnsi"/>
        </w:rPr>
      </w:pPr>
      <w:r w:rsidRPr="001C1D59">
        <w:rPr>
          <w:rFonts w:cstheme="minorHAnsi"/>
        </w:rPr>
        <w:t>Handled Electrical classes for graduate students</w:t>
      </w:r>
    </w:p>
    <w:p w14:paraId="5AD587B4" w14:textId="035B35EE" w:rsidR="00EE7A1F" w:rsidRPr="001C1D59" w:rsidRDefault="00EE7A1F" w:rsidP="001C1D59">
      <w:pPr>
        <w:pStyle w:val="ListParagraph"/>
        <w:numPr>
          <w:ilvl w:val="0"/>
          <w:numId w:val="28"/>
        </w:numPr>
        <w:spacing w:before="29" w:after="0" w:line="276" w:lineRule="auto"/>
        <w:jc w:val="both"/>
        <w:rPr>
          <w:rFonts w:cstheme="minorHAnsi"/>
        </w:rPr>
      </w:pPr>
      <w:r w:rsidRPr="001C1D59">
        <w:rPr>
          <w:rFonts w:cstheme="minorHAnsi"/>
        </w:rPr>
        <w:t xml:space="preserve">Guided various graduate projects and seminars. </w:t>
      </w:r>
    </w:p>
    <w:p w14:paraId="786D2D2E" w14:textId="092AB887" w:rsidR="000A7ABA" w:rsidRPr="00FF548E" w:rsidRDefault="00F27911" w:rsidP="0007232C">
      <w:pPr>
        <w:shd w:val="clear" w:color="auto" w:fill="F2F2F2"/>
        <w:spacing w:before="80" w:after="80" w:line="276" w:lineRule="auto"/>
        <w:jc w:val="center"/>
        <w:outlineLvl w:val="0"/>
        <w:rPr>
          <w:rFonts w:ascii="Times New Roman" w:hAnsi="Times New Roman" w:cs="Times New Roman"/>
          <w:b/>
          <w:bCs/>
          <w:caps/>
          <w:color w:val="943634"/>
          <w:spacing w:val="40"/>
          <w:sz w:val="28"/>
          <w:szCs w:val="28"/>
        </w:rPr>
      </w:pPr>
      <w:r>
        <w:rPr>
          <w:rFonts w:ascii="Times New Roman" w:hAnsi="Times New Roman" w:cs="Times New Roman"/>
          <w:color w:val="943634"/>
          <w:sz w:val="28"/>
          <w:szCs w:val="28"/>
        </w:rPr>
        <w:t>Achievements &amp; Awards</w:t>
      </w:r>
    </w:p>
    <w:p w14:paraId="0F6B23D7" w14:textId="77777777" w:rsidR="000A7ABA" w:rsidRPr="00EE7A1F" w:rsidRDefault="000A7ABA" w:rsidP="00B21A23">
      <w:pPr>
        <w:numPr>
          <w:ilvl w:val="0"/>
          <w:numId w:val="5"/>
        </w:numPr>
        <w:tabs>
          <w:tab w:val="center" w:pos="720"/>
        </w:tabs>
        <w:spacing w:after="0"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E7A1F">
        <w:rPr>
          <w:rFonts w:asciiTheme="majorHAnsi" w:hAnsiTheme="majorHAnsi" w:cstheme="majorHAnsi"/>
          <w:sz w:val="24"/>
          <w:szCs w:val="24"/>
        </w:rPr>
        <w:t>Received Academics and Leadership Award 2019 of Centennial College.</w:t>
      </w:r>
    </w:p>
    <w:p w14:paraId="1C4AB8C3" w14:textId="7E2C6DB5" w:rsidR="000A7ABA" w:rsidRPr="00FF548E" w:rsidRDefault="000A7ABA" w:rsidP="00F81813">
      <w:pPr>
        <w:shd w:val="clear" w:color="auto" w:fill="F2F2F2"/>
        <w:spacing w:before="240" w:after="0" w:line="276" w:lineRule="auto"/>
        <w:jc w:val="center"/>
        <w:outlineLvl w:val="0"/>
        <w:rPr>
          <w:rFonts w:ascii="Times New Roman" w:hAnsi="Times New Roman" w:cs="Times New Roman"/>
          <w:b/>
          <w:bCs/>
          <w:caps/>
          <w:color w:val="943634"/>
          <w:spacing w:val="40"/>
          <w:sz w:val="28"/>
          <w:szCs w:val="28"/>
        </w:rPr>
      </w:pPr>
      <w:r w:rsidRPr="00FF548E">
        <w:rPr>
          <w:rFonts w:ascii="Times New Roman" w:hAnsi="Times New Roman" w:cs="Times New Roman"/>
          <w:color w:val="943634"/>
          <w:sz w:val="28"/>
          <w:szCs w:val="28"/>
        </w:rPr>
        <w:t>E</w:t>
      </w:r>
      <w:r w:rsidR="00F27911">
        <w:rPr>
          <w:rFonts w:ascii="Times New Roman" w:hAnsi="Times New Roman" w:cs="Times New Roman"/>
          <w:color w:val="943634"/>
          <w:sz w:val="28"/>
          <w:szCs w:val="28"/>
        </w:rPr>
        <w:t>ducation</w:t>
      </w:r>
      <w:r w:rsidRPr="00FF548E">
        <w:rPr>
          <w:rFonts w:ascii="Times New Roman" w:hAnsi="Times New Roman" w:cs="Times New Roman"/>
          <w:color w:val="943634"/>
          <w:sz w:val="28"/>
          <w:szCs w:val="28"/>
        </w:rPr>
        <w:t xml:space="preserve"> &amp; C</w:t>
      </w:r>
      <w:r w:rsidR="00894BE5">
        <w:rPr>
          <w:rFonts w:ascii="Times New Roman" w:hAnsi="Times New Roman" w:cs="Times New Roman"/>
          <w:color w:val="943634"/>
          <w:sz w:val="28"/>
          <w:szCs w:val="28"/>
        </w:rPr>
        <w:t>redentials</w:t>
      </w:r>
    </w:p>
    <w:p w14:paraId="799ED984" w14:textId="0541AC34" w:rsidR="000A7ABA" w:rsidRPr="00EE7A1F" w:rsidRDefault="00D35051" w:rsidP="000A7ABA">
      <w:pPr>
        <w:spacing w:after="0" w:line="276" w:lineRule="auto"/>
        <w:ind w:left="161"/>
        <w:jc w:val="both"/>
        <w:rPr>
          <w:rFonts w:asciiTheme="majorHAnsi" w:hAnsiTheme="majorHAnsi" w:cstheme="majorHAnsi"/>
          <w:spacing w:val="3"/>
          <w:sz w:val="24"/>
          <w:szCs w:val="24"/>
        </w:rPr>
      </w:pPr>
      <w:r w:rsidRPr="00EE7A1F">
        <w:rPr>
          <w:rFonts w:asciiTheme="majorHAnsi" w:hAnsiTheme="majorHAnsi" w:cstheme="majorHAnsi"/>
          <w:b/>
          <w:bCs/>
          <w:spacing w:val="-2"/>
          <w:sz w:val="24"/>
          <w:szCs w:val="24"/>
        </w:rPr>
        <w:t xml:space="preserve">Diploma in Software Engineering                                         </w:t>
      </w:r>
      <w:r w:rsidR="00EE7A1F" w:rsidRPr="00EE7A1F">
        <w:rPr>
          <w:rFonts w:asciiTheme="majorHAnsi" w:hAnsiTheme="majorHAnsi" w:cstheme="majorHAnsi"/>
          <w:b/>
          <w:bCs/>
          <w:i/>
          <w:iCs/>
          <w:spacing w:val="3"/>
          <w:sz w:val="24"/>
          <w:szCs w:val="24"/>
        </w:rPr>
        <w:tab/>
        <w:t xml:space="preserve"> </w:t>
      </w:r>
      <w:r w:rsidR="00EE7A1F" w:rsidRPr="00EE7A1F">
        <w:rPr>
          <w:rFonts w:asciiTheme="majorHAnsi" w:hAnsiTheme="majorHAnsi" w:cstheme="majorHAnsi"/>
          <w:b/>
          <w:bCs/>
          <w:i/>
          <w:iCs/>
          <w:spacing w:val="3"/>
          <w:sz w:val="24"/>
          <w:szCs w:val="24"/>
        </w:rPr>
        <w:tab/>
      </w:r>
      <w:r w:rsidR="00EE7A1F">
        <w:rPr>
          <w:rFonts w:asciiTheme="majorHAnsi" w:hAnsiTheme="majorHAnsi" w:cstheme="majorHAnsi"/>
          <w:b/>
          <w:bCs/>
          <w:i/>
          <w:iCs/>
          <w:spacing w:val="3"/>
          <w:sz w:val="24"/>
          <w:szCs w:val="24"/>
        </w:rPr>
        <w:t xml:space="preserve">  </w:t>
      </w:r>
      <w:r w:rsidRPr="00EE7A1F">
        <w:rPr>
          <w:rFonts w:asciiTheme="majorHAnsi" w:hAnsiTheme="majorHAnsi" w:cstheme="majorHAnsi"/>
          <w:b/>
          <w:bCs/>
          <w:i/>
          <w:iCs/>
          <w:spacing w:val="3"/>
          <w:sz w:val="24"/>
          <w:szCs w:val="24"/>
        </w:rPr>
        <w:t xml:space="preserve"> </w:t>
      </w:r>
      <w:r w:rsidR="000A7ABA" w:rsidRPr="00EE7A1F">
        <w:rPr>
          <w:rFonts w:asciiTheme="majorHAnsi" w:hAnsiTheme="majorHAnsi" w:cstheme="majorHAnsi"/>
          <w:b/>
          <w:bCs/>
          <w:i/>
          <w:iCs/>
          <w:spacing w:val="3"/>
          <w:sz w:val="24"/>
          <w:szCs w:val="24"/>
        </w:rPr>
        <w:t xml:space="preserve"> Sept 2018-</w:t>
      </w:r>
      <w:r w:rsidRPr="00EE7A1F">
        <w:rPr>
          <w:rFonts w:asciiTheme="majorHAnsi" w:hAnsiTheme="majorHAnsi" w:cstheme="majorHAnsi"/>
          <w:b/>
          <w:bCs/>
          <w:i/>
          <w:iCs/>
          <w:spacing w:val="3"/>
          <w:sz w:val="24"/>
          <w:szCs w:val="24"/>
        </w:rPr>
        <w:t>December 2020</w:t>
      </w:r>
    </w:p>
    <w:p w14:paraId="5E0BA47F" w14:textId="77777777" w:rsidR="000A7ABA" w:rsidRPr="00EE7A1F" w:rsidRDefault="000A7ABA" w:rsidP="000A7ABA">
      <w:pPr>
        <w:spacing w:after="0" w:line="276" w:lineRule="auto"/>
        <w:ind w:left="161"/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EE7A1F">
        <w:rPr>
          <w:rFonts w:asciiTheme="majorHAnsi" w:hAnsiTheme="majorHAnsi" w:cstheme="majorHAnsi"/>
          <w:i/>
          <w:iCs/>
          <w:spacing w:val="-2"/>
          <w:sz w:val="24"/>
          <w:szCs w:val="24"/>
        </w:rPr>
        <w:t>Centennial College, Toronto, ON</w:t>
      </w:r>
      <w:r w:rsidRPr="00EE7A1F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</w:p>
    <w:p w14:paraId="7FB28C9A" w14:textId="2CBEB8F1" w:rsidR="000A7ABA" w:rsidRPr="00EE7A1F" w:rsidRDefault="000A7ABA" w:rsidP="000A7ABA">
      <w:pPr>
        <w:spacing w:after="0" w:line="276" w:lineRule="auto"/>
        <w:ind w:left="161"/>
        <w:jc w:val="both"/>
        <w:rPr>
          <w:rFonts w:asciiTheme="majorHAnsi" w:hAnsiTheme="majorHAnsi" w:cstheme="majorHAnsi"/>
          <w:sz w:val="24"/>
          <w:szCs w:val="24"/>
        </w:rPr>
      </w:pPr>
      <w:r w:rsidRPr="00EE7A1F">
        <w:rPr>
          <w:rFonts w:asciiTheme="majorHAnsi" w:hAnsiTheme="majorHAnsi" w:cstheme="majorHAnsi"/>
          <w:sz w:val="24"/>
          <w:szCs w:val="24"/>
        </w:rPr>
        <w:t>GPA-4.</w:t>
      </w:r>
      <w:r w:rsidR="00D35051" w:rsidRPr="00EE7A1F">
        <w:rPr>
          <w:rFonts w:asciiTheme="majorHAnsi" w:hAnsiTheme="majorHAnsi" w:cstheme="majorHAnsi"/>
          <w:sz w:val="24"/>
          <w:szCs w:val="24"/>
        </w:rPr>
        <w:t>1</w:t>
      </w:r>
      <w:r w:rsidRPr="00EE7A1F">
        <w:rPr>
          <w:rFonts w:asciiTheme="majorHAnsi" w:hAnsiTheme="majorHAnsi" w:cstheme="majorHAnsi"/>
          <w:sz w:val="24"/>
          <w:szCs w:val="24"/>
        </w:rPr>
        <w:t>/4.5</w:t>
      </w:r>
    </w:p>
    <w:p w14:paraId="7FC8E26F" w14:textId="0D15F6EA" w:rsidR="000A7ABA" w:rsidRPr="00EE7A1F" w:rsidRDefault="000A7ABA" w:rsidP="000A7ABA">
      <w:pPr>
        <w:spacing w:after="0" w:line="276" w:lineRule="auto"/>
        <w:ind w:left="161"/>
        <w:jc w:val="both"/>
        <w:rPr>
          <w:rFonts w:asciiTheme="majorHAnsi" w:hAnsiTheme="majorHAnsi" w:cstheme="majorHAnsi"/>
          <w:spacing w:val="10"/>
          <w:sz w:val="24"/>
          <w:szCs w:val="24"/>
        </w:rPr>
      </w:pPr>
      <w:r w:rsidRPr="00EE7A1F">
        <w:rPr>
          <w:rFonts w:asciiTheme="majorHAnsi" w:hAnsiTheme="majorHAnsi" w:cstheme="majorHAnsi"/>
          <w:b/>
          <w:bCs/>
          <w:spacing w:val="-2"/>
          <w:sz w:val="24"/>
          <w:szCs w:val="24"/>
        </w:rPr>
        <w:t>B</w:t>
      </w:r>
      <w:r w:rsidRPr="00EE7A1F">
        <w:rPr>
          <w:rFonts w:asciiTheme="majorHAnsi" w:hAnsiTheme="majorHAnsi" w:cstheme="majorHAnsi"/>
          <w:b/>
          <w:bCs/>
          <w:sz w:val="24"/>
          <w:szCs w:val="24"/>
        </w:rPr>
        <w:t>a</w:t>
      </w:r>
      <w:r w:rsidRPr="00EE7A1F">
        <w:rPr>
          <w:rFonts w:asciiTheme="majorHAnsi" w:hAnsiTheme="majorHAnsi" w:cstheme="majorHAnsi"/>
          <w:b/>
          <w:bCs/>
          <w:spacing w:val="-1"/>
          <w:sz w:val="24"/>
          <w:szCs w:val="24"/>
        </w:rPr>
        <w:t>c</w:t>
      </w:r>
      <w:r w:rsidRPr="00EE7A1F">
        <w:rPr>
          <w:rFonts w:asciiTheme="majorHAnsi" w:hAnsiTheme="majorHAnsi" w:cstheme="majorHAnsi"/>
          <w:b/>
          <w:bCs/>
          <w:spacing w:val="1"/>
          <w:sz w:val="24"/>
          <w:szCs w:val="24"/>
        </w:rPr>
        <w:t>h</w:t>
      </w:r>
      <w:r w:rsidRPr="00EE7A1F">
        <w:rPr>
          <w:rFonts w:asciiTheme="majorHAnsi" w:hAnsiTheme="majorHAnsi" w:cstheme="majorHAnsi"/>
          <w:b/>
          <w:bCs/>
          <w:spacing w:val="-3"/>
          <w:sz w:val="24"/>
          <w:szCs w:val="24"/>
        </w:rPr>
        <w:t>e</w:t>
      </w:r>
      <w:r w:rsidRPr="00EE7A1F">
        <w:rPr>
          <w:rFonts w:asciiTheme="majorHAnsi" w:hAnsiTheme="majorHAnsi" w:cstheme="majorHAnsi"/>
          <w:b/>
          <w:bCs/>
          <w:sz w:val="24"/>
          <w:szCs w:val="24"/>
        </w:rPr>
        <w:t>l</w:t>
      </w:r>
      <w:r w:rsidRPr="00EE7A1F">
        <w:rPr>
          <w:rFonts w:asciiTheme="majorHAnsi" w:hAnsiTheme="majorHAnsi" w:cstheme="majorHAnsi"/>
          <w:b/>
          <w:bCs/>
          <w:spacing w:val="-2"/>
          <w:sz w:val="24"/>
          <w:szCs w:val="24"/>
        </w:rPr>
        <w:t>o</w:t>
      </w:r>
      <w:r w:rsidRPr="00EE7A1F">
        <w:rPr>
          <w:rFonts w:asciiTheme="majorHAnsi" w:hAnsiTheme="majorHAnsi" w:cstheme="majorHAnsi"/>
          <w:b/>
          <w:bCs/>
          <w:sz w:val="24"/>
          <w:szCs w:val="24"/>
        </w:rPr>
        <w:t>r</w:t>
      </w:r>
      <w:r w:rsidRPr="00EE7A1F">
        <w:rPr>
          <w:rFonts w:asciiTheme="majorHAnsi" w:hAnsiTheme="majorHAnsi" w:cstheme="majorHAnsi"/>
          <w:b/>
          <w:bCs/>
          <w:spacing w:val="1"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b/>
          <w:bCs/>
          <w:sz w:val="24"/>
          <w:szCs w:val="24"/>
        </w:rPr>
        <w:t>of</w:t>
      </w:r>
      <w:r w:rsidRPr="00EE7A1F">
        <w:rPr>
          <w:rFonts w:asciiTheme="majorHAnsi" w:hAnsiTheme="majorHAnsi" w:cstheme="majorHAnsi"/>
          <w:b/>
          <w:bCs/>
          <w:spacing w:val="-1"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b/>
          <w:bCs/>
          <w:spacing w:val="-2"/>
          <w:sz w:val="24"/>
          <w:szCs w:val="24"/>
        </w:rPr>
        <w:t>E</w:t>
      </w:r>
      <w:r w:rsidRPr="00EE7A1F">
        <w:rPr>
          <w:rFonts w:asciiTheme="majorHAnsi" w:hAnsiTheme="majorHAnsi" w:cstheme="majorHAnsi"/>
          <w:b/>
          <w:bCs/>
          <w:spacing w:val="-1"/>
          <w:sz w:val="24"/>
          <w:szCs w:val="24"/>
        </w:rPr>
        <w:t>n</w:t>
      </w:r>
      <w:r w:rsidRPr="00EE7A1F">
        <w:rPr>
          <w:rFonts w:asciiTheme="majorHAnsi" w:hAnsiTheme="majorHAnsi" w:cstheme="majorHAnsi"/>
          <w:b/>
          <w:bCs/>
          <w:sz w:val="24"/>
          <w:szCs w:val="24"/>
        </w:rPr>
        <w:t>g</w:t>
      </w:r>
      <w:r w:rsidRPr="00EE7A1F">
        <w:rPr>
          <w:rFonts w:asciiTheme="majorHAnsi" w:hAnsiTheme="majorHAnsi" w:cstheme="majorHAnsi"/>
          <w:b/>
          <w:bCs/>
          <w:spacing w:val="-2"/>
          <w:sz w:val="24"/>
          <w:szCs w:val="24"/>
        </w:rPr>
        <w:t>i</w:t>
      </w:r>
      <w:r w:rsidRPr="00EE7A1F">
        <w:rPr>
          <w:rFonts w:asciiTheme="majorHAnsi" w:hAnsiTheme="majorHAnsi" w:cstheme="majorHAnsi"/>
          <w:b/>
          <w:bCs/>
          <w:spacing w:val="1"/>
          <w:sz w:val="24"/>
          <w:szCs w:val="24"/>
        </w:rPr>
        <w:t>n</w:t>
      </w:r>
      <w:r w:rsidRPr="00EE7A1F">
        <w:rPr>
          <w:rFonts w:asciiTheme="majorHAnsi" w:hAnsiTheme="majorHAnsi" w:cstheme="majorHAnsi"/>
          <w:b/>
          <w:bCs/>
          <w:spacing w:val="-1"/>
          <w:sz w:val="24"/>
          <w:szCs w:val="24"/>
        </w:rPr>
        <w:t>e</w:t>
      </w:r>
      <w:r w:rsidRPr="00EE7A1F">
        <w:rPr>
          <w:rFonts w:asciiTheme="majorHAnsi" w:hAnsiTheme="majorHAnsi" w:cstheme="majorHAnsi"/>
          <w:b/>
          <w:bCs/>
          <w:spacing w:val="-3"/>
          <w:sz w:val="24"/>
          <w:szCs w:val="24"/>
        </w:rPr>
        <w:t>e</w:t>
      </w:r>
      <w:r w:rsidRPr="00EE7A1F">
        <w:rPr>
          <w:rFonts w:asciiTheme="majorHAnsi" w:hAnsiTheme="majorHAnsi" w:cstheme="majorHAnsi"/>
          <w:b/>
          <w:bCs/>
          <w:sz w:val="24"/>
          <w:szCs w:val="24"/>
        </w:rPr>
        <w:t>r</w:t>
      </w:r>
      <w:r w:rsidRPr="00EE7A1F">
        <w:rPr>
          <w:rFonts w:asciiTheme="majorHAnsi" w:hAnsiTheme="majorHAnsi" w:cstheme="majorHAnsi"/>
          <w:b/>
          <w:bCs/>
          <w:spacing w:val="-2"/>
          <w:sz w:val="24"/>
          <w:szCs w:val="24"/>
        </w:rPr>
        <w:t>i</w:t>
      </w:r>
      <w:r w:rsidRPr="00EE7A1F">
        <w:rPr>
          <w:rFonts w:asciiTheme="majorHAnsi" w:hAnsiTheme="majorHAnsi" w:cstheme="majorHAnsi"/>
          <w:b/>
          <w:bCs/>
          <w:spacing w:val="-1"/>
          <w:sz w:val="24"/>
          <w:szCs w:val="24"/>
        </w:rPr>
        <w:t>n</w:t>
      </w:r>
      <w:r w:rsidRPr="00EE7A1F">
        <w:rPr>
          <w:rFonts w:asciiTheme="majorHAnsi" w:hAnsiTheme="majorHAnsi" w:cstheme="majorHAnsi"/>
          <w:b/>
          <w:bCs/>
          <w:sz w:val="24"/>
          <w:szCs w:val="24"/>
        </w:rPr>
        <w:t>g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>,</w:t>
      </w:r>
      <w:r w:rsidRPr="00EE7A1F">
        <w:rPr>
          <w:rFonts w:asciiTheme="majorHAnsi" w:hAnsiTheme="majorHAnsi" w:cstheme="majorHAnsi"/>
          <w:b/>
          <w:bCs/>
          <w:i/>
          <w:iCs/>
          <w:spacing w:val="3"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spacing w:val="2"/>
          <w:sz w:val="24"/>
          <w:szCs w:val="24"/>
        </w:rPr>
        <w:t>E</w:t>
      </w:r>
      <w:r w:rsidRPr="00EE7A1F">
        <w:rPr>
          <w:rFonts w:asciiTheme="majorHAnsi" w:hAnsiTheme="majorHAnsi" w:cstheme="majorHAnsi"/>
          <w:spacing w:val="3"/>
          <w:sz w:val="24"/>
          <w:szCs w:val="24"/>
        </w:rPr>
        <w:t>l</w:t>
      </w:r>
      <w:r w:rsidRPr="00EE7A1F">
        <w:rPr>
          <w:rFonts w:asciiTheme="majorHAnsi" w:hAnsiTheme="majorHAnsi" w:cstheme="majorHAnsi"/>
          <w:spacing w:val="1"/>
          <w:sz w:val="24"/>
          <w:szCs w:val="24"/>
        </w:rPr>
        <w:t>ec</w:t>
      </w:r>
      <w:r w:rsidRPr="00EE7A1F">
        <w:rPr>
          <w:rFonts w:asciiTheme="majorHAnsi" w:hAnsiTheme="majorHAnsi" w:cstheme="majorHAnsi"/>
          <w:sz w:val="24"/>
          <w:szCs w:val="24"/>
        </w:rPr>
        <w:t>t</w:t>
      </w:r>
      <w:r w:rsidRPr="00EE7A1F">
        <w:rPr>
          <w:rFonts w:asciiTheme="majorHAnsi" w:hAnsiTheme="majorHAnsi" w:cstheme="majorHAnsi"/>
          <w:spacing w:val="3"/>
          <w:sz w:val="24"/>
          <w:szCs w:val="24"/>
        </w:rPr>
        <w:t>ri</w:t>
      </w:r>
      <w:r w:rsidRPr="00EE7A1F">
        <w:rPr>
          <w:rFonts w:asciiTheme="majorHAnsi" w:hAnsiTheme="majorHAnsi" w:cstheme="majorHAnsi"/>
          <w:spacing w:val="1"/>
          <w:sz w:val="24"/>
          <w:szCs w:val="24"/>
        </w:rPr>
        <w:t>c</w:t>
      </w:r>
      <w:r w:rsidRPr="00EE7A1F">
        <w:rPr>
          <w:rFonts w:asciiTheme="majorHAnsi" w:hAnsiTheme="majorHAnsi" w:cstheme="majorHAnsi"/>
          <w:spacing w:val="2"/>
          <w:sz w:val="24"/>
          <w:szCs w:val="24"/>
        </w:rPr>
        <w:t>a</w:t>
      </w:r>
      <w:r w:rsidRPr="00EE7A1F">
        <w:rPr>
          <w:rFonts w:asciiTheme="majorHAnsi" w:hAnsiTheme="majorHAnsi" w:cstheme="majorHAnsi"/>
          <w:sz w:val="24"/>
          <w:szCs w:val="24"/>
        </w:rPr>
        <w:t>l</w:t>
      </w:r>
      <w:r w:rsidRPr="00EE7A1F">
        <w:rPr>
          <w:rFonts w:asciiTheme="majorHAnsi" w:hAnsiTheme="majorHAnsi" w:cstheme="majorHAnsi"/>
          <w:spacing w:val="3"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spacing w:val="2"/>
          <w:sz w:val="24"/>
          <w:szCs w:val="24"/>
        </w:rPr>
        <w:t>an</w:t>
      </w:r>
      <w:r w:rsidRPr="00EE7A1F">
        <w:rPr>
          <w:rFonts w:asciiTheme="majorHAnsi" w:hAnsiTheme="majorHAnsi" w:cstheme="majorHAnsi"/>
          <w:sz w:val="24"/>
          <w:szCs w:val="24"/>
        </w:rPr>
        <w:t>d</w:t>
      </w:r>
      <w:r w:rsidRPr="00EE7A1F">
        <w:rPr>
          <w:rFonts w:asciiTheme="majorHAnsi" w:hAnsiTheme="majorHAnsi" w:cstheme="majorHAnsi"/>
          <w:spacing w:val="4"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sz w:val="24"/>
          <w:szCs w:val="24"/>
        </w:rPr>
        <w:t>E</w:t>
      </w:r>
      <w:r w:rsidRPr="00EE7A1F">
        <w:rPr>
          <w:rFonts w:asciiTheme="majorHAnsi" w:hAnsiTheme="majorHAnsi" w:cstheme="majorHAnsi"/>
          <w:spacing w:val="2"/>
          <w:sz w:val="24"/>
          <w:szCs w:val="24"/>
        </w:rPr>
        <w:t>l</w:t>
      </w:r>
      <w:r w:rsidRPr="00EE7A1F">
        <w:rPr>
          <w:rFonts w:asciiTheme="majorHAnsi" w:hAnsiTheme="majorHAnsi" w:cstheme="majorHAnsi"/>
          <w:spacing w:val="1"/>
          <w:sz w:val="24"/>
          <w:szCs w:val="24"/>
        </w:rPr>
        <w:t>ec</w:t>
      </w:r>
      <w:r w:rsidRPr="00EE7A1F">
        <w:rPr>
          <w:rFonts w:asciiTheme="majorHAnsi" w:hAnsiTheme="majorHAnsi" w:cstheme="majorHAnsi"/>
          <w:spacing w:val="3"/>
          <w:sz w:val="24"/>
          <w:szCs w:val="24"/>
        </w:rPr>
        <w:t>t</w:t>
      </w:r>
      <w:r w:rsidRPr="00EE7A1F">
        <w:rPr>
          <w:rFonts w:asciiTheme="majorHAnsi" w:hAnsiTheme="majorHAnsi" w:cstheme="majorHAnsi"/>
          <w:spacing w:val="2"/>
          <w:sz w:val="24"/>
          <w:szCs w:val="24"/>
        </w:rPr>
        <w:t>r</w:t>
      </w:r>
      <w:r w:rsidRPr="00EE7A1F">
        <w:rPr>
          <w:rFonts w:asciiTheme="majorHAnsi" w:hAnsiTheme="majorHAnsi" w:cstheme="majorHAnsi"/>
          <w:sz w:val="24"/>
          <w:szCs w:val="24"/>
        </w:rPr>
        <w:t>o</w:t>
      </w:r>
      <w:r w:rsidRPr="00EE7A1F">
        <w:rPr>
          <w:rFonts w:asciiTheme="majorHAnsi" w:hAnsiTheme="majorHAnsi" w:cstheme="majorHAnsi"/>
          <w:spacing w:val="2"/>
          <w:sz w:val="24"/>
          <w:szCs w:val="24"/>
        </w:rPr>
        <w:t>n</w:t>
      </w:r>
      <w:r w:rsidRPr="00EE7A1F">
        <w:rPr>
          <w:rFonts w:asciiTheme="majorHAnsi" w:hAnsiTheme="majorHAnsi" w:cstheme="majorHAnsi"/>
          <w:spacing w:val="3"/>
          <w:sz w:val="24"/>
          <w:szCs w:val="24"/>
        </w:rPr>
        <w:t>i</w:t>
      </w:r>
      <w:r w:rsidRPr="00EE7A1F">
        <w:rPr>
          <w:rFonts w:asciiTheme="majorHAnsi" w:hAnsiTheme="majorHAnsi" w:cstheme="majorHAnsi"/>
          <w:spacing w:val="1"/>
          <w:sz w:val="24"/>
          <w:szCs w:val="24"/>
        </w:rPr>
        <w:t>c</w:t>
      </w:r>
      <w:r w:rsidRPr="00EE7A1F">
        <w:rPr>
          <w:rFonts w:asciiTheme="majorHAnsi" w:hAnsiTheme="majorHAnsi" w:cstheme="majorHAnsi"/>
          <w:sz w:val="24"/>
          <w:szCs w:val="24"/>
        </w:rPr>
        <w:t>s</w:t>
      </w:r>
      <w:r w:rsidRPr="00EE7A1F">
        <w:rPr>
          <w:rFonts w:asciiTheme="majorHAnsi" w:hAnsiTheme="majorHAnsi" w:cstheme="majorHAnsi"/>
          <w:spacing w:val="6"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sz w:val="24"/>
          <w:szCs w:val="24"/>
        </w:rPr>
        <w:t>E</w:t>
      </w:r>
      <w:r w:rsidRPr="00EE7A1F">
        <w:rPr>
          <w:rFonts w:asciiTheme="majorHAnsi" w:hAnsiTheme="majorHAnsi" w:cstheme="majorHAnsi"/>
          <w:spacing w:val="-2"/>
          <w:sz w:val="24"/>
          <w:szCs w:val="24"/>
        </w:rPr>
        <w:t>n</w:t>
      </w:r>
      <w:r w:rsidRPr="00EE7A1F">
        <w:rPr>
          <w:rFonts w:asciiTheme="majorHAnsi" w:hAnsiTheme="majorHAnsi" w:cstheme="majorHAnsi"/>
          <w:sz w:val="24"/>
          <w:szCs w:val="24"/>
        </w:rPr>
        <w:t>g</w:t>
      </w:r>
      <w:r w:rsidRPr="00EE7A1F">
        <w:rPr>
          <w:rFonts w:asciiTheme="majorHAnsi" w:hAnsiTheme="majorHAnsi" w:cstheme="majorHAnsi"/>
          <w:spacing w:val="-2"/>
          <w:sz w:val="24"/>
          <w:szCs w:val="24"/>
        </w:rPr>
        <w:t>i</w:t>
      </w:r>
      <w:r w:rsidRPr="00EE7A1F">
        <w:rPr>
          <w:rFonts w:asciiTheme="majorHAnsi" w:hAnsiTheme="majorHAnsi" w:cstheme="majorHAnsi"/>
          <w:sz w:val="24"/>
          <w:szCs w:val="24"/>
        </w:rPr>
        <w:t>n</w:t>
      </w:r>
      <w:r w:rsidRPr="00EE7A1F">
        <w:rPr>
          <w:rFonts w:asciiTheme="majorHAnsi" w:hAnsiTheme="majorHAnsi" w:cstheme="majorHAnsi"/>
          <w:spacing w:val="-1"/>
          <w:sz w:val="24"/>
          <w:szCs w:val="24"/>
        </w:rPr>
        <w:t>ee</w:t>
      </w:r>
      <w:r w:rsidRPr="00EE7A1F">
        <w:rPr>
          <w:rFonts w:asciiTheme="majorHAnsi" w:hAnsiTheme="majorHAnsi" w:cstheme="majorHAnsi"/>
          <w:spacing w:val="-2"/>
          <w:sz w:val="24"/>
          <w:szCs w:val="24"/>
        </w:rPr>
        <w:t>r</w:t>
      </w:r>
      <w:r w:rsidRPr="00EE7A1F">
        <w:rPr>
          <w:rFonts w:asciiTheme="majorHAnsi" w:hAnsiTheme="majorHAnsi" w:cstheme="majorHAnsi"/>
          <w:sz w:val="24"/>
          <w:szCs w:val="24"/>
        </w:rPr>
        <w:t>i</w:t>
      </w:r>
      <w:r w:rsidRPr="00EE7A1F">
        <w:rPr>
          <w:rFonts w:asciiTheme="majorHAnsi" w:hAnsiTheme="majorHAnsi" w:cstheme="majorHAnsi"/>
          <w:spacing w:val="-2"/>
          <w:sz w:val="24"/>
          <w:szCs w:val="24"/>
        </w:rPr>
        <w:t>n</w:t>
      </w:r>
      <w:r w:rsidRPr="00EE7A1F">
        <w:rPr>
          <w:rFonts w:asciiTheme="majorHAnsi" w:hAnsiTheme="majorHAnsi" w:cstheme="majorHAnsi"/>
          <w:sz w:val="24"/>
          <w:szCs w:val="24"/>
        </w:rPr>
        <w:t>g</w:t>
      </w:r>
      <w:r w:rsidRPr="00EE7A1F">
        <w:rPr>
          <w:rFonts w:asciiTheme="majorHAnsi" w:hAnsiTheme="majorHAnsi" w:cstheme="majorHAnsi"/>
          <w:i/>
          <w:iCs/>
          <w:sz w:val="24"/>
          <w:szCs w:val="24"/>
        </w:rPr>
        <w:t xml:space="preserve">              </w:t>
      </w:r>
      <w:r w:rsidR="008641EB" w:rsidRPr="00EE7A1F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b/>
          <w:bCs/>
          <w:i/>
          <w:iCs/>
          <w:spacing w:val="-2"/>
          <w:sz w:val="24"/>
          <w:szCs w:val="24"/>
        </w:rPr>
        <w:t>J</w:t>
      </w:r>
      <w:r w:rsidRPr="00EE7A1F">
        <w:rPr>
          <w:rFonts w:asciiTheme="majorHAnsi" w:hAnsiTheme="majorHAnsi" w:cstheme="majorHAnsi"/>
          <w:b/>
          <w:bCs/>
          <w:i/>
          <w:iCs/>
          <w:spacing w:val="1"/>
          <w:sz w:val="24"/>
          <w:szCs w:val="24"/>
        </w:rPr>
        <w:t>u</w:t>
      </w:r>
      <w:r w:rsidRPr="00EE7A1F">
        <w:rPr>
          <w:rFonts w:asciiTheme="majorHAnsi" w:hAnsiTheme="majorHAnsi" w:cstheme="majorHAnsi"/>
          <w:b/>
          <w:bCs/>
          <w:i/>
          <w:iCs/>
          <w:spacing w:val="-1"/>
          <w:sz w:val="24"/>
          <w:szCs w:val="24"/>
        </w:rPr>
        <w:t>n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>e</w:t>
      </w:r>
      <w:r w:rsidRPr="00EE7A1F">
        <w:rPr>
          <w:rFonts w:asciiTheme="majorHAnsi" w:hAnsiTheme="majorHAnsi" w:cstheme="majorHAnsi"/>
          <w:b/>
          <w:bCs/>
          <w:i/>
          <w:iCs/>
          <w:spacing w:val="-1"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>2</w:t>
      </w:r>
      <w:r w:rsidRPr="00EE7A1F">
        <w:rPr>
          <w:rFonts w:asciiTheme="majorHAnsi" w:hAnsiTheme="majorHAnsi" w:cstheme="majorHAnsi"/>
          <w:b/>
          <w:bCs/>
          <w:i/>
          <w:iCs/>
          <w:spacing w:val="-2"/>
          <w:sz w:val="24"/>
          <w:szCs w:val="24"/>
        </w:rPr>
        <w:t>0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>06</w:t>
      </w:r>
      <w:r w:rsidRPr="00EE7A1F">
        <w:rPr>
          <w:rFonts w:asciiTheme="majorHAnsi" w:hAnsiTheme="majorHAnsi" w:cstheme="majorHAnsi"/>
          <w:b/>
          <w:bCs/>
          <w:i/>
          <w:iCs/>
          <w:spacing w:val="-3"/>
          <w:sz w:val="24"/>
          <w:szCs w:val="24"/>
        </w:rPr>
        <w:t>-</w:t>
      </w:r>
      <w:r w:rsidRPr="00EE7A1F">
        <w:rPr>
          <w:rFonts w:asciiTheme="majorHAnsi" w:hAnsiTheme="majorHAnsi" w:cstheme="majorHAnsi"/>
          <w:b/>
          <w:bCs/>
          <w:i/>
          <w:iCs/>
          <w:spacing w:val="-2"/>
          <w:sz w:val="24"/>
          <w:szCs w:val="24"/>
        </w:rPr>
        <w:t>M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>ay</w:t>
      </w:r>
      <w:r w:rsidRPr="00EE7A1F">
        <w:rPr>
          <w:rFonts w:asciiTheme="majorHAnsi" w:hAnsiTheme="majorHAnsi" w:cstheme="majorHAnsi"/>
          <w:b/>
          <w:bCs/>
          <w:i/>
          <w:iCs/>
          <w:spacing w:val="-1"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b/>
          <w:bCs/>
          <w:i/>
          <w:iCs/>
          <w:sz w:val="24"/>
          <w:szCs w:val="24"/>
        </w:rPr>
        <w:t>2010</w:t>
      </w:r>
      <w:r w:rsidRPr="00EE7A1F">
        <w:rPr>
          <w:rFonts w:asciiTheme="majorHAnsi" w:hAnsiTheme="majorHAnsi" w:cstheme="majorHAnsi"/>
          <w:sz w:val="24"/>
          <w:szCs w:val="24"/>
        </w:rPr>
        <w:t xml:space="preserve">         </w:t>
      </w:r>
      <w:ins w:id="0" w:author="jyoth" w:date="2018-08-28T12:46:00Z">
        <w:r w:rsidRPr="00EE7A1F">
          <w:rPr>
            <w:rFonts w:asciiTheme="majorHAnsi" w:hAnsiTheme="majorHAnsi" w:cstheme="majorHAnsi"/>
            <w:sz w:val="24"/>
            <w:szCs w:val="24"/>
          </w:rPr>
          <w:t xml:space="preserve">       </w:t>
        </w:r>
      </w:ins>
      <w:r w:rsidRPr="00EE7A1F">
        <w:rPr>
          <w:rFonts w:asciiTheme="majorHAnsi" w:hAnsiTheme="majorHAnsi" w:cstheme="majorHAnsi"/>
          <w:i/>
          <w:iCs/>
          <w:sz w:val="24"/>
          <w:szCs w:val="24"/>
        </w:rPr>
        <w:t>C</w:t>
      </w:r>
      <w:r w:rsidRPr="00EE7A1F">
        <w:rPr>
          <w:rFonts w:asciiTheme="majorHAnsi" w:hAnsiTheme="majorHAnsi" w:cstheme="majorHAnsi"/>
          <w:i/>
          <w:iCs/>
          <w:spacing w:val="-1"/>
          <w:sz w:val="24"/>
          <w:szCs w:val="24"/>
        </w:rPr>
        <w:t>a</w:t>
      </w:r>
      <w:r w:rsidRPr="00EE7A1F">
        <w:rPr>
          <w:rFonts w:asciiTheme="majorHAnsi" w:hAnsiTheme="majorHAnsi" w:cstheme="majorHAnsi"/>
          <w:i/>
          <w:iCs/>
          <w:spacing w:val="-2"/>
          <w:sz w:val="24"/>
          <w:szCs w:val="24"/>
        </w:rPr>
        <w:t>l</w:t>
      </w:r>
      <w:r w:rsidRPr="00EE7A1F">
        <w:rPr>
          <w:rFonts w:asciiTheme="majorHAnsi" w:hAnsiTheme="majorHAnsi" w:cstheme="majorHAnsi"/>
          <w:i/>
          <w:iCs/>
          <w:sz w:val="24"/>
          <w:szCs w:val="24"/>
        </w:rPr>
        <w:t>ic</w:t>
      </w:r>
      <w:r w:rsidRPr="00EE7A1F">
        <w:rPr>
          <w:rFonts w:asciiTheme="majorHAnsi" w:hAnsiTheme="majorHAnsi" w:cstheme="majorHAnsi"/>
          <w:i/>
          <w:iCs/>
          <w:spacing w:val="-3"/>
          <w:sz w:val="24"/>
          <w:szCs w:val="24"/>
        </w:rPr>
        <w:t>u</w:t>
      </w:r>
      <w:r w:rsidRPr="00EE7A1F">
        <w:rPr>
          <w:rFonts w:asciiTheme="majorHAnsi" w:hAnsiTheme="majorHAnsi" w:cstheme="majorHAnsi"/>
          <w:i/>
          <w:iCs/>
          <w:sz w:val="24"/>
          <w:szCs w:val="24"/>
        </w:rPr>
        <w:t>t</w:t>
      </w:r>
      <w:r w:rsidRPr="00EE7A1F">
        <w:rPr>
          <w:rFonts w:asciiTheme="majorHAnsi" w:hAnsiTheme="majorHAnsi" w:cstheme="majorHAnsi"/>
          <w:i/>
          <w:iCs/>
          <w:spacing w:val="1"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i/>
          <w:iCs/>
          <w:spacing w:val="-3"/>
          <w:sz w:val="24"/>
          <w:szCs w:val="24"/>
        </w:rPr>
        <w:t>U</w:t>
      </w:r>
      <w:r w:rsidRPr="00EE7A1F">
        <w:rPr>
          <w:rFonts w:asciiTheme="majorHAnsi" w:hAnsiTheme="majorHAnsi" w:cstheme="majorHAnsi"/>
          <w:i/>
          <w:iCs/>
          <w:sz w:val="24"/>
          <w:szCs w:val="24"/>
        </w:rPr>
        <w:t>n</w:t>
      </w:r>
      <w:r w:rsidRPr="00EE7A1F">
        <w:rPr>
          <w:rFonts w:asciiTheme="majorHAnsi" w:hAnsiTheme="majorHAnsi" w:cstheme="majorHAnsi"/>
          <w:i/>
          <w:iCs/>
          <w:spacing w:val="-2"/>
          <w:sz w:val="24"/>
          <w:szCs w:val="24"/>
        </w:rPr>
        <w:t>i</w:t>
      </w:r>
      <w:r w:rsidRPr="00EE7A1F">
        <w:rPr>
          <w:rFonts w:asciiTheme="majorHAnsi" w:hAnsiTheme="majorHAnsi" w:cstheme="majorHAnsi"/>
          <w:i/>
          <w:iCs/>
          <w:sz w:val="24"/>
          <w:szCs w:val="24"/>
        </w:rPr>
        <w:t>v</w:t>
      </w:r>
      <w:r w:rsidRPr="00EE7A1F">
        <w:rPr>
          <w:rFonts w:asciiTheme="majorHAnsi" w:hAnsiTheme="majorHAnsi" w:cstheme="majorHAnsi"/>
          <w:i/>
          <w:iCs/>
          <w:spacing w:val="-1"/>
          <w:sz w:val="24"/>
          <w:szCs w:val="24"/>
        </w:rPr>
        <w:t>e</w:t>
      </w:r>
      <w:r w:rsidRPr="00EE7A1F">
        <w:rPr>
          <w:rFonts w:asciiTheme="majorHAnsi" w:hAnsiTheme="majorHAnsi" w:cstheme="majorHAnsi"/>
          <w:i/>
          <w:iCs/>
          <w:sz w:val="24"/>
          <w:szCs w:val="24"/>
        </w:rPr>
        <w:t>r</w:t>
      </w:r>
      <w:r w:rsidRPr="00EE7A1F">
        <w:rPr>
          <w:rFonts w:asciiTheme="majorHAnsi" w:hAnsiTheme="majorHAnsi" w:cstheme="majorHAnsi"/>
          <w:i/>
          <w:iCs/>
          <w:spacing w:val="-3"/>
          <w:sz w:val="24"/>
          <w:szCs w:val="24"/>
        </w:rPr>
        <w:t>s</w:t>
      </w:r>
      <w:r w:rsidRPr="00EE7A1F">
        <w:rPr>
          <w:rFonts w:asciiTheme="majorHAnsi" w:hAnsiTheme="majorHAnsi" w:cstheme="majorHAnsi"/>
          <w:i/>
          <w:iCs/>
          <w:spacing w:val="-2"/>
          <w:sz w:val="24"/>
          <w:szCs w:val="24"/>
        </w:rPr>
        <w:t>i</w:t>
      </w:r>
      <w:r w:rsidRPr="00EE7A1F">
        <w:rPr>
          <w:rFonts w:asciiTheme="majorHAnsi" w:hAnsiTheme="majorHAnsi" w:cstheme="majorHAnsi"/>
          <w:i/>
          <w:iCs/>
          <w:spacing w:val="3"/>
          <w:sz w:val="24"/>
          <w:szCs w:val="24"/>
        </w:rPr>
        <w:t>t</w:t>
      </w:r>
      <w:r w:rsidRPr="00EE7A1F">
        <w:rPr>
          <w:rFonts w:asciiTheme="majorHAnsi" w:hAnsiTheme="majorHAnsi" w:cstheme="majorHAnsi"/>
          <w:i/>
          <w:iCs/>
          <w:spacing w:val="-7"/>
          <w:sz w:val="24"/>
          <w:szCs w:val="24"/>
        </w:rPr>
        <w:t>y</w:t>
      </w:r>
      <w:r w:rsidRPr="00EE7A1F">
        <w:rPr>
          <w:rFonts w:asciiTheme="majorHAnsi" w:hAnsiTheme="majorHAnsi" w:cstheme="majorHAnsi"/>
          <w:i/>
          <w:iCs/>
          <w:sz w:val="24"/>
          <w:szCs w:val="24"/>
        </w:rPr>
        <w:t xml:space="preserve">, </w:t>
      </w:r>
      <w:r w:rsidRPr="00EE7A1F">
        <w:rPr>
          <w:rFonts w:asciiTheme="majorHAnsi" w:hAnsiTheme="majorHAnsi" w:cstheme="majorHAnsi"/>
          <w:i/>
          <w:iCs/>
          <w:spacing w:val="3"/>
          <w:sz w:val="24"/>
          <w:szCs w:val="24"/>
        </w:rPr>
        <w:t>Kerala.</w:t>
      </w:r>
      <w:r w:rsidRPr="00EE7A1F">
        <w:rPr>
          <w:rFonts w:asciiTheme="majorHAnsi" w:hAnsiTheme="majorHAnsi" w:cstheme="majorHAnsi"/>
          <w:sz w:val="24"/>
          <w:szCs w:val="24"/>
        </w:rPr>
        <w:t xml:space="preserve"> </w:t>
      </w:r>
      <w:r w:rsidRPr="00EE7A1F">
        <w:rPr>
          <w:rFonts w:asciiTheme="majorHAnsi" w:hAnsiTheme="majorHAnsi" w:cstheme="majorHAnsi"/>
          <w:spacing w:val="10"/>
          <w:sz w:val="24"/>
          <w:szCs w:val="24"/>
        </w:rPr>
        <w:t xml:space="preserve"> </w:t>
      </w:r>
    </w:p>
    <w:p w14:paraId="14DF7317" w14:textId="1BC19C39" w:rsidR="006A2EB4" w:rsidRDefault="000A7ABA" w:rsidP="00534714">
      <w:pPr>
        <w:spacing w:after="0" w:line="276" w:lineRule="auto"/>
        <w:ind w:left="161"/>
        <w:jc w:val="both"/>
        <w:rPr>
          <w:rFonts w:ascii="Times New Roman" w:hAnsi="Times New Roman" w:cs="Times New Roman"/>
        </w:rPr>
      </w:pPr>
      <w:r w:rsidRPr="00EE7A1F">
        <w:rPr>
          <w:rFonts w:asciiTheme="majorHAnsi" w:hAnsiTheme="majorHAnsi" w:cstheme="majorHAnsi"/>
          <w:spacing w:val="10"/>
          <w:sz w:val="24"/>
          <w:szCs w:val="24"/>
        </w:rPr>
        <w:t>Graduated with Honors.</w:t>
      </w:r>
    </w:p>
    <w:p w14:paraId="37C6F207" w14:textId="77777777" w:rsidR="009420B4" w:rsidRDefault="009420B4" w:rsidP="009420B4">
      <w:pPr>
        <w:ind w:firstLine="161"/>
        <w:rPr>
          <w:rFonts w:ascii="Times New Roman" w:hAnsi="Times New Roman" w:cs="Times New Roman"/>
          <w:b/>
          <w:bCs/>
        </w:rPr>
      </w:pPr>
    </w:p>
    <w:p w14:paraId="714E54F0" w14:textId="07FAB38E" w:rsidR="009420B4" w:rsidRPr="009420B4" w:rsidRDefault="009420B4" w:rsidP="009420B4">
      <w:pPr>
        <w:ind w:firstLine="161"/>
        <w:rPr>
          <w:rFonts w:ascii="Times New Roman" w:hAnsi="Times New Roman" w:cs="Times New Roman"/>
        </w:rPr>
      </w:pPr>
      <w:r w:rsidRPr="009420B4">
        <w:rPr>
          <w:rFonts w:ascii="Times New Roman" w:hAnsi="Times New Roman" w:cs="Times New Roman"/>
          <w:b/>
          <w:bCs/>
        </w:rPr>
        <w:t>Certifications</w:t>
      </w:r>
    </w:p>
    <w:p w14:paraId="651D7E4F" w14:textId="10C56B8B" w:rsidR="009420B4" w:rsidRPr="009420B4" w:rsidRDefault="009420B4" w:rsidP="009420B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420B4">
        <w:rPr>
          <w:rFonts w:ascii="Times New Roman" w:hAnsi="Times New Roman" w:cs="Times New Roman"/>
        </w:rPr>
        <w:t xml:space="preserve">Microsoft Certified: Azure </w:t>
      </w:r>
      <w:r w:rsidR="009C5397">
        <w:rPr>
          <w:rFonts w:ascii="Times New Roman" w:hAnsi="Times New Roman" w:cs="Times New Roman"/>
        </w:rPr>
        <w:t xml:space="preserve">AI </w:t>
      </w:r>
      <w:r w:rsidRPr="009420B4">
        <w:rPr>
          <w:rFonts w:ascii="Times New Roman" w:hAnsi="Times New Roman" w:cs="Times New Roman"/>
        </w:rPr>
        <w:t>Fundamentals</w:t>
      </w:r>
      <w:r>
        <w:rPr>
          <w:rFonts w:ascii="Times New Roman" w:hAnsi="Times New Roman" w:cs="Times New Roman"/>
        </w:rPr>
        <w:t xml:space="preserve">                                                            May 2026</w:t>
      </w:r>
    </w:p>
    <w:p w14:paraId="3783981B" w14:textId="14534897" w:rsidR="009420B4" w:rsidRPr="009420B4" w:rsidRDefault="009420B4" w:rsidP="009420B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420B4">
        <w:rPr>
          <w:rFonts w:ascii="Times New Roman" w:hAnsi="Times New Roman" w:cs="Times New Roman"/>
        </w:rPr>
        <w:t>Databricks Certified Generative AI Engineer Associate</w:t>
      </w:r>
      <w:r>
        <w:rPr>
          <w:rFonts w:ascii="Times New Roman" w:hAnsi="Times New Roman" w:cs="Times New Roman"/>
        </w:rPr>
        <w:t xml:space="preserve">                                           Sept 2026</w:t>
      </w:r>
    </w:p>
    <w:p w14:paraId="7CC6C5B9" w14:textId="214CBF3F" w:rsidR="006A2EB4" w:rsidRDefault="006A2EB4" w:rsidP="005C3637">
      <w:pPr>
        <w:rPr>
          <w:rFonts w:ascii="Times New Roman" w:hAnsi="Times New Roman" w:cs="Times New Roman"/>
        </w:rPr>
      </w:pPr>
    </w:p>
    <w:sectPr w:rsidR="006A2EB4" w:rsidSect="00511A4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D2304" w14:textId="77777777" w:rsidR="004C5B64" w:rsidRDefault="004C5B64" w:rsidP="007D5D11">
      <w:pPr>
        <w:spacing w:after="0" w:line="240" w:lineRule="auto"/>
      </w:pPr>
      <w:r>
        <w:separator/>
      </w:r>
    </w:p>
  </w:endnote>
  <w:endnote w:type="continuationSeparator" w:id="0">
    <w:p w14:paraId="613435F6" w14:textId="77777777" w:rsidR="004C5B64" w:rsidRDefault="004C5B64" w:rsidP="007D5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E750" w14:textId="77777777" w:rsidR="00A624D2" w:rsidRDefault="00A624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7562" w14:textId="77777777" w:rsidR="007415A9" w:rsidRPr="005F6353" w:rsidRDefault="007415A9" w:rsidP="007415A9">
    <w:pPr>
      <w:pStyle w:val="Header"/>
      <w:pBdr>
        <w:bottom w:val="single" w:sz="4" w:space="1" w:color="D9D9D9"/>
      </w:pBdr>
    </w:pPr>
    <w:r>
      <w:rPr>
        <w:color w:val="7F7F7F"/>
        <w:spacing w:val="60"/>
      </w:rPr>
      <w:t>Jyothis Francis</w:t>
    </w:r>
    <w:r>
      <w:rPr>
        <w:color w:val="7F7F7F"/>
        <w:spacing w:val="60"/>
      </w:rPr>
      <w:tab/>
      <w:t xml:space="preserve">                                                        </w:t>
    </w:r>
    <w:r w:rsidRPr="0055660F">
      <w:rPr>
        <w:color w:val="7F7F7F"/>
        <w:spacing w:val="60"/>
      </w:rPr>
      <w:t>Page</w:t>
    </w:r>
    <w:r>
      <w:t xml:space="preserve"> | </w:t>
    </w:r>
    <w:r>
      <w:rPr>
        <w:b/>
        <w:bCs/>
      </w:rPr>
      <w:fldChar w:fldCharType="begin"/>
    </w:r>
    <w:r>
      <w:instrText xml:space="preserve"> PAGE   \* MERGEFORMAT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40815F3A" w14:textId="77777777" w:rsidR="007415A9" w:rsidRDefault="007415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A687" w14:textId="77777777" w:rsidR="00A624D2" w:rsidRDefault="00A624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B36A8" w14:textId="77777777" w:rsidR="004C5B64" w:rsidRDefault="004C5B64" w:rsidP="007D5D11">
      <w:pPr>
        <w:spacing w:after="0" w:line="240" w:lineRule="auto"/>
      </w:pPr>
      <w:r>
        <w:separator/>
      </w:r>
    </w:p>
  </w:footnote>
  <w:footnote w:type="continuationSeparator" w:id="0">
    <w:p w14:paraId="365C4097" w14:textId="77777777" w:rsidR="004C5B64" w:rsidRDefault="004C5B64" w:rsidP="007D5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D0F73" w14:textId="77777777" w:rsidR="00A624D2" w:rsidRDefault="00A624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55636" w14:textId="77777777" w:rsidR="00A624D2" w:rsidRDefault="00A624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338E" w14:textId="77777777" w:rsidR="00A624D2" w:rsidRDefault="00A624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5.8pt;height:225.15pt;visibility:visible" o:bullet="t">
        <v:imagedata r:id="rId1" o:title=""/>
      </v:shape>
    </w:pict>
  </w:numPicBullet>
  <w:abstractNum w:abstractNumId="0" w15:restartNumberingAfterBreak="0">
    <w:nsid w:val="0140207E"/>
    <w:multiLevelType w:val="hybridMultilevel"/>
    <w:tmpl w:val="77FED6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97888"/>
    <w:multiLevelType w:val="hybridMultilevel"/>
    <w:tmpl w:val="B6E850E2"/>
    <w:lvl w:ilvl="0" w:tplc="04090005">
      <w:start w:val="1"/>
      <w:numFmt w:val="bullet"/>
      <w:lvlText w:val=""/>
      <w:lvlJc w:val="left"/>
      <w:pPr>
        <w:ind w:left="8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2" w15:restartNumberingAfterBreak="0">
    <w:nsid w:val="0DA10445"/>
    <w:multiLevelType w:val="hybridMultilevel"/>
    <w:tmpl w:val="E0AA585C"/>
    <w:lvl w:ilvl="0" w:tplc="10090001">
      <w:start w:val="1"/>
      <w:numFmt w:val="bullet"/>
      <w:lvlText w:val=""/>
      <w:lvlJc w:val="left"/>
      <w:pPr>
        <w:ind w:left="52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3" w15:restartNumberingAfterBreak="0">
    <w:nsid w:val="188026DE"/>
    <w:multiLevelType w:val="hybridMultilevel"/>
    <w:tmpl w:val="740C9250"/>
    <w:lvl w:ilvl="0" w:tplc="5B240C3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986C10"/>
    <w:multiLevelType w:val="hybridMultilevel"/>
    <w:tmpl w:val="FC808118"/>
    <w:lvl w:ilvl="0" w:tplc="10090005">
      <w:start w:val="1"/>
      <w:numFmt w:val="bullet"/>
      <w:lvlText w:val=""/>
      <w:lvlJc w:val="left"/>
      <w:pPr>
        <w:ind w:left="1243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96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8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0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4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6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8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03" w:hanging="360"/>
      </w:pPr>
      <w:rPr>
        <w:rFonts w:ascii="Wingdings" w:hAnsi="Wingdings" w:hint="default"/>
      </w:rPr>
    </w:lvl>
  </w:abstractNum>
  <w:abstractNum w:abstractNumId="5" w15:restartNumberingAfterBreak="0">
    <w:nsid w:val="24087A1E"/>
    <w:multiLevelType w:val="hybridMultilevel"/>
    <w:tmpl w:val="0832D7FE"/>
    <w:lvl w:ilvl="0" w:tplc="AA4240F2">
      <w:numFmt w:val="bullet"/>
      <w:lvlText w:val="-"/>
      <w:lvlJc w:val="left"/>
      <w:pPr>
        <w:ind w:left="763" w:hanging="360"/>
      </w:pPr>
      <w:rPr>
        <w:rFonts w:ascii="Times New Roman" w:eastAsiaTheme="minorEastAsia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6" w15:restartNumberingAfterBreak="0">
    <w:nsid w:val="25061B71"/>
    <w:multiLevelType w:val="hybridMultilevel"/>
    <w:tmpl w:val="C7024BF6"/>
    <w:lvl w:ilvl="0" w:tplc="5B240C34">
      <w:start w:val="1"/>
      <w:numFmt w:val="bullet"/>
      <w:lvlText w:val=""/>
      <w:lvlJc w:val="left"/>
      <w:pPr>
        <w:ind w:left="88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7" w15:restartNumberingAfterBreak="0">
    <w:nsid w:val="2A095B65"/>
    <w:multiLevelType w:val="hybridMultilevel"/>
    <w:tmpl w:val="D1E82E1E"/>
    <w:lvl w:ilvl="0" w:tplc="04090005">
      <w:start w:val="1"/>
      <w:numFmt w:val="bullet"/>
      <w:lvlText w:val=""/>
      <w:lvlJc w:val="left"/>
      <w:pPr>
        <w:ind w:left="8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8" w15:restartNumberingAfterBreak="0">
    <w:nsid w:val="2B966599"/>
    <w:multiLevelType w:val="hybridMultilevel"/>
    <w:tmpl w:val="CBE22EE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C0790D"/>
    <w:multiLevelType w:val="hybridMultilevel"/>
    <w:tmpl w:val="744AA108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CB483F"/>
    <w:multiLevelType w:val="hybridMultilevel"/>
    <w:tmpl w:val="A590FF58"/>
    <w:lvl w:ilvl="0" w:tplc="8DEE80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0E44FE"/>
    <w:multiLevelType w:val="hybridMultilevel"/>
    <w:tmpl w:val="17F800F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2C7BFC"/>
    <w:multiLevelType w:val="multilevel"/>
    <w:tmpl w:val="8EFC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C2CA1"/>
    <w:multiLevelType w:val="hybridMultilevel"/>
    <w:tmpl w:val="96B4DF16"/>
    <w:lvl w:ilvl="0" w:tplc="5B240C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B0131"/>
    <w:multiLevelType w:val="multilevel"/>
    <w:tmpl w:val="E200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473F4"/>
    <w:multiLevelType w:val="multilevel"/>
    <w:tmpl w:val="333843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62F08"/>
    <w:multiLevelType w:val="hybridMultilevel"/>
    <w:tmpl w:val="F8E61EF4"/>
    <w:lvl w:ilvl="0" w:tplc="BA1682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CA41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1435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16AB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18A9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D80F2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D8E2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825A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14D1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5A33C17"/>
    <w:multiLevelType w:val="hybridMultilevel"/>
    <w:tmpl w:val="ADA2B6FA"/>
    <w:lvl w:ilvl="0" w:tplc="5B240C3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465A75"/>
    <w:multiLevelType w:val="hybridMultilevel"/>
    <w:tmpl w:val="202EFA1E"/>
    <w:lvl w:ilvl="0" w:tplc="04090005">
      <w:start w:val="1"/>
      <w:numFmt w:val="bullet"/>
      <w:lvlText w:val=""/>
      <w:lvlJc w:val="left"/>
      <w:pPr>
        <w:ind w:left="8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19" w15:restartNumberingAfterBreak="0">
    <w:nsid w:val="4955752E"/>
    <w:multiLevelType w:val="hybridMultilevel"/>
    <w:tmpl w:val="4970DB54"/>
    <w:lvl w:ilvl="0" w:tplc="10090001">
      <w:start w:val="1"/>
      <w:numFmt w:val="bullet"/>
      <w:lvlText w:val=""/>
      <w:lvlJc w:val="left"/>
      <w:pPr>
        <w:ind w:left="52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20" w15:restartNumberingAfterBreak="0">
    <w:nsid w:val="4982433B"/>
    <w:multiLevelType w:val="multilevel"/>
    <w:tmpl w:val="F6B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A798F"/>
    <w:multiLevelType w:val="hybridMultilevel"/>
    <w:tmpl w:val="768A1C66"/>
    <w:lvl w:ilvl="0" w:tplc="5B240C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725CF"/>
    <w:multiLevelType w:val="hybridMultilevel"/>
    <w:tmpl w:val="428672CE"/>
    <w:lvl w:ilvl="0" w:tplc="5B240C3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570DB9"/>
    <w:multiLevelType w:val="hybridMultilevel"/>
    <w:tmpl w:val="3BBE58F6"/>
    <w:lvl w:ilvl="0" w:tplc="04090005">
      <w:start w:val="1"/>
      <w:numFmt w:val="bullet"/>
      <w:lvlText w:val=""/>
      <w:lvlJc w:val="left"/>
      <w:pPr>
        <w:ind w:left="8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24" w15:restartNumberingAfterBreak="0">
    <w:nsid w:val="5D750B15"/>
    <w:multiLevelType w:val="hybridMultilevel"/>
    <w:tmpl w:val="945E78B8"/>
    <w:lvl w:ilvl="0" w:tplc="5B240C34">
      <w:start w:val="1"/>
      <w:numFmt w:val="bullet"/>
      <w:lvlText w:val=""/>
      <w:lvlJc w:val="left"/>
      <w:pPr>
        <w:ind w:left="52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25" w15:restartNumberingAfterBreak="0">
    <w:nsid w:val="5F587323"/>
    <w:multiLevelType w:val="hybridMultilevel"/>
    <w:tmpl w:val="CB1A5DF0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43F87"/>
    <w:multiLevelType w:val="hybridMultilevel"/>
    <w:tmpl w:val="CC485DF2"/>
    <w:lvl w:ilvl="0" w:tplc="10090005">
      <w:start w:val="1"/>
      <w:numFmt w:val="bullet"/>
      <w:lvlText w:val=""/>
      <w:lvlJc w:val="left"/>
      <w:pPr>
        <w:ind w:left="523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27" w15:restartNumberingAfterBreak="0">
    <w:nsid w:val="627F721C"/>
    <w:multiLevelType w:val="hybridMultilevel"/>
    <w:tmpl w:val="FC167980"/>
    <w:lvl w:ilvl="0" w:tplc="10090005">
      <w:start w:val="1"/>
      <w:numFmt w:val="bullet"/>
      <w:lvlText w:val=""/>
      <w:lvlJc w:val="left"/>
      <w:pPr>
        <w:ind w:left="523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28" w15:restartNumberingAfterBreak="0">
    <w:nsid w:val="62CA2B4F"/>
    <w:multiLevelType w:val="hybridMultilevel"/>
    <w:tmpl w:val="4C5E216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68051D"/>
    <w:multiLevelType w:val="hybridMultilevel"/>
    <w:tmpl w:val="AAF8A006"/>
    <w:lvl w:ilvl="0" w:tplc="5B240C34">
      <w:start w:val="1"/>
      <w:numFmt w:val="bullet"/>
      <w:lvlText w:val=""/>
      <w:lvlJc w:val="left"/>
      <w:pPr>
        <w:ind w:left="52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4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6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8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0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2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4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6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83" w:hanging="360"/>
      </w:pPr>
      <w:rPr>
        <w:rFonts w:ascii="Wingdings" w:hAnsi="Wingdings" w:hint="default"/>
      </w:rPr>
    </w:lvl>
  </w:abstractNum>
  <w:abstractNum w:abstractNumId="30" w15:restartNumberingAfterBreak="0">
    <w:nsid w:val="73AC57B1"/>
    <w:multiLevelType w:val="hybridMultilevel"/>
    <w:tmpl w:val="ADCAA730"/>
    <w:lvl w:ilvl="0" w:tplc="5B240C34">
      <w:start w:val="1"/>
      <w:numFmt w:val="bullet"/>
      <w:lvlText w:val=""/>
      <w:lvlJc w:val="left"/>
      <w:pPr>
        <w:ind w:left="8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 w15:restartNumberingAfterBreak="0">
    <w:nsid w:val="747B654D"/>
    <w:multiLevelType w:val="hybridMultilevel"/>
    <w:tmpl w:val="8D5CA2AE"/>
    <w:lvl w:ilvl="0" w:tplc="5B240C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36430E"/>
    <w:multiLevelType w:val="hybridMultilevel"/>
    <w:tmpl w:val="54F0CAC6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CFF1F18"/>
    <w:multiLevelType w:val="hybridMultilevel"/>
    <w:tmpl w:val="E140171E"/>
    <w:lvl w:ilvl="0" w:tplc="773A765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4167C5"/>
    <w:multiLevelType w:val="hybridMultilevel"/>
    <w:tmpl w:val="6608E0FC"/>
    <w:lvl w:ilvl="0" w:tplc="1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229808743">
    <w:abstractNumId w:val="16"/>
  </w:num>
  <w:num w:numId="2" w16cid:durableId="670791789">
    <w:abstractNumId w:val="10"/>
  </w:num>
  <w:num w:numId="3" w16cid:durableId="662465076">
    <w:abstractNumId w:val="3"/>
  </w:num>
  <w:num w:numId="4" w16cid:durableId="487480010">
    <w:abstractNumId w:val="21"/>
  </w:num>
  <w:num w:numId="5" w16cid:durableId="1919636041">
    <w:abstractNumId w:val="22"/>
  </w:num>
  <w:num w:numId="6" w16cid:durableId="1414935467">
    <w:abstractNumId w:val="30"/>
  </w:num>
  <w:num w:numId="7" w16cid:durableId="1121612883">
    <w:abstractNumId w:val="6"/>
  </w:num>
  <w:num w:numId="8" w16cid:durableId="400833401">
    <w:abstractNumId w:val="13"/>
  </w:num>
  <w:num w:numId="9" w16cid:durableId="2029137551">
    <w:abstractNumId w:val="31"/>
  </w:num>
  <w:num w:numId="10" w16cid:durableId="1035161071">
    <w:abstractNumId w:val="18"/>
  </w:num>
  <w:num w:numId="11" w16cid:durableId="579023894">
    <w:abstractNumId w:val="23"/>
  </w:num>
  <w:num w:numId="12" w16cid:durableId="1685596185">
    <w:abstractNumId w:val="7"/>
  </w:num>
  <w:num w:numId="13" w16cid:durableId="1584794721">
    <w:abstractNumId w:val="1"/>
  </w:num>
  <w:num w:numId="14" w16cid:durableId="530387903">
    <w:abstractNumId w:val="33"/>
  </w:num>
  <w:num w:numId="15" w16cid:durableId="486752230">
    <w:abstractNumId w:val="5"/>
  </w:num>
  <w:num w:numId="16" w16cid:durableId="700057454">
    <w:abstractNumId w:val="17"/>
  </w:num>
  <w:num w:numId="17" w16cid:durableId="708647645">
    <w:abstractNumId w:val="29"/>
  </w:num>
  <w:num w:numId="18" w16cid:durableId="1712418655">
    <w:abstractNumId w:val="24"/>
  </w:num>
  <w:num w:numId="19" w16cid:durableId="1024482281">
    <w:abstractNumId w:val="28"/>
  </w:num>
  <w:num w:numId="20" w16cid:durableId="1899902019">
    <w:abstractNumId w:val="9"/>
  </w:num>
  <w:num w:numId="21" w16cid:durableId="311837074">
    <w:abstractNumId w:val="32"/>
  </w:num>
  <w:num w:numId="22" w16cid:durableId="277956961">
    <w:abstractNumId w:val="27"/>
  </w:num>
  <w:num w:numId="23" w16cid:durableId="491263302">
    <w:abstractNumId w:val="26"/>
  </w:num>
  <w:num w:numId="24" w16cid:durableId="849368597">
    <w:abstractNumId w:val="4"/>
  </w:num>
  <w:num w:numId="25" w16cid:durableId="273171763">
    <w:abstractNumId w:val="0"/>
  </w:num>
  <w:num w:numId="26" w16cid:durableId="1777022825">
    <w:abstractNumId w:val="25"/>
  </w:num>
  <w:num w:numId="27" w16cid:durableId="1675304519">
    <w:abstractNumId w:val="11"/>
  </w:num>
  <w:num w:numId="28" w16cid:durableId="1771394443">
    <w:abstractNumId w:val="2"/>
  </w:num>
  <w:num w:numId="29" w16cid:durableId="1565213268">
    <w:abstractNumId w:val="19"/>
  </w:num>
  <w:num w:numId="30" w16cid:durableId="1996644491">
    <w:abstractNumId w:val="34"/>
  </w:num>
  <w:num w:numId="31" w16cid:durableId="1883907395">
    <w:abstractNumId w:val="8"/>
  </w:num>
  <w:num w:numId="32" w16cid:durableId="881869904">
    <w:abstractNumId w:val="12"/>
  </w:num>
  <w:num w:numId="33" w16cid:durableId="1543902373">
    <w:abstractNumId w:val="20"/>
  </w:num>
  <w:num w:numId="34" w16cid:durableId="611598943">
    <w:abstractNumId w:val="14"/>
  </w:num>
  <w:num w:numId="35" w16cid:durableId="1418476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39"/>
    <w:rsid w:val="00006F27"/>
    <w:rsid w:val="0001046A"/>
    <w:rsid w:val="000106AA"/>
    <w:rsid w:val="00012168"/>
    <w:rsid w:val="00017E17"/>
    <w:rsid w:val="000203C7"/>
    <w:rsid w:val="000231EF"/>
    <w:rsid w:val="00031019"/>
    <w:rsid w:val="00032408"/>
    <w:rsid w:val="000329B8"/>
    <w:rsid w:val="00037888"/>
    <w:rsid w:val="00037C32"/>
    <w:rsid w:val="00042AB7"/>
    <w:rsid w:val="000511CB"/>
    <w:rsid w:val="00056164"/>
    <w:rsid w:val="00067CAC"/>
    <w:rsid w:val="0007232C"/>
    <w:rsid w:val="00077105"/>
    <w:rsid w:val="0008456F"/>
    <w:rsid w:val="00084BB6"/>
    <w:rsid w:val="00087559"/>
    <w:rsid w:val="000906C7"/>
    <w:rsid w:val="000A0428"/>
    <w:rsid w:val="000A0A6A"/>
    <w:rsid w:val="000A7ABA"/>
    <w:rsid w:val="000C6298"/>
    <w:rsid w:val="000D35CD"/>
    <w:rsid w:val="000E2630"/>
    <w:rsid w:val="000E38C6"/>
    <w:rsid w:val="000E50C0"/>
    <w:rsid w:val="000E6B1A"/>
    <w:rsid w:val="000F38BB"/>
    <w:rsid w:val="000F5131"/>
    <w:rsid w:val="000F6C57"/>
    <w:rsid w:val="001042AD"/>
    <w:rsid w:val="00107CB5"/>
    <w:rsid w:val="001213B8"/>
    <w:rsid w:val="00121ECE"/>
    <w:rsid w:val="00122EB9"/>
    <w:rsid w:val="001242A9"/>
    <w:rsid w:val="00125E18"/>
    <w:rsid w:val="00133388"/>
    <w:rsid w:val="00134B94"/>
    <w:rsid w:val="001429D9"/>
    <w:rsid w:val="00145310"/>
    <w:rsid w:val="00154250"/>
    <w:rsid w:val="00156220"/>
    <w:rsid w:val="00160705"/>
    <w:rsid w:val="00163889"/>
    <w:rsid w:val="00163ADF"/>
    <w:rsid w:val="00166CD7"/>
    <w:rsid w:val="001730F3"/>
    <w:rsid w:val="00175749"/>
    <w:rsid w:val="00183DE7"/>
    <w:rsid w:val="001851F1"/>
    <w:rsid w:val="00187E2D"/>
    <w:rsid w:val="0019023D"/>
    <w:rsid w:val="0019090A"/>
    <w:rsid w:val="001A7AFE"/>
    <w:rsid w:val="001B7D61"/>
    <w:rsid w:val="001C1D59"/>
    <w:rsid w:val="001C665F"/>
    <w:rsid w:val="001D3109"/>
    <w:rsid w:val="001D3239"/>
    <w:rsid w:val="001D6AA8"/>
    <w:rsid w:val="001E134B"/>
    <w:rsid w:val="001F3D93"/>
    <w:rsid w:val="001F488F"/>
    <w:rsid w:val="00202F2A"/>
    <w:rsid w:val="00210894"/>
    <w:rsid w:val="00210E0D"/>
    <w:rsid w:val="00214C95"/>
    <w:rsid w:val="002206E6"/>
    <w:rsid w:val="00222542"/>
    <w:rsid w:val="00231FFA"/>
    <w:rsid w:val="00233EE6"/>
    <w:rsid w:val="002352A2"/>
    <w:rsid w:val="00242054"/>
    <w:rsid w:val="00242EAE"/>
    <w:rsid w:val="00243FBE"/>
    <w:rsid w:val="00252486"/>
    <w:rsid w:val="00253258"/>
    <w:rsid w:val="00261300"/>
    <w:rsid w:val="00265C77"/>
    <w:rsid w:val="002710BA"/>
    <w:rsid w:val="002753AA"/>
    <w:rsid w:val="00284B5B"/>
    <w:rsid w:val="002856F7"/>
    <w:rsid w:val="002859E8"/>
    <w:rsid w:val="00291535"/>
    <w:rsid w:val="00292105"/>
    <w:rsid w:val="002A3EE4"/>
    <w:rsid w:val="002A51A6"/>
    <w:rsid w:val="002A5757"/>
    <w:rsid w:val="002B38EE"/>
    <w:rsid w:val="002C38EB"/>
    <w:rsid w:val="002C7EFC"/>
    <w:rsid w:val="002D7AEC"/>
    <w:rsid w:val="002E1595"/>
    <w:rsid w:val="002E5725"/>
    <w:rsid w:val="002F099C"/>
    <w:rsid w:val="002F28B1"/>
    <w:rsid w:val="002F4FF1"/>
    <w:rsid w:val="002F6163"/>
    <w:rsid w:val="003017DA"/>
    <w:rsid w:val="00307F78"/>
    <w:rsid w:val="00310232"/>
    <w:rsid w:val="00311D90"/>
    <w:rsid w:val="0031334E"/>
    <w:rsid w:val="00321B7A"/>
    <w:rsid w:val="003239D9"/>
    <w:rsid w:val="003263D4"/>
    <w:rsid w:val="003268E2"/>
    <w:rsid w:val="00330E4A"/>
    <w:rsid w:val="00331A32"/>
    <w:rsid w:val="00332EA5"/>
    <w:rsid w:val="003353D5"/>
    <w:rsid w:val="00341F00"/>
    <w:rsid w:val="00342F22"/>
    <w:rsid w:val="00344EE6"/>
    <w:rsid w:val="00345231"/>
    <w:rsid w:val="0035652E"/>
    <w:rsid w:val="00363313"/>
    <w:rsid w:val="00363FF8"/>
    <w:rsid w:val="00364C68"/>
    <w:rsid w:val="00382F25"/>
    <w:rsid w:val="00383610"/>
    <w:rsid w:val="00386AB6"/>
    <w:rsid w:val="00397C3F"/>
    <w:rsid w:val="003A42B9"/>
    <w:rsid w:val="003B10EC"/>
    <w:rsid w:val="003B7252"/>
    <w:rsid w:val="003E3CDF"/>
    <w:rsid w:val="003E77A2"/>
    <w:rsid w:val="003F2334"/>
    <w:rsid w:val="003F35CB"/>
    <w:rsid w:val="00402921"/>
    <w:rsid w:val="004072ED"/>
    <w:rsid w:val="00413C74"/>
    <w:rsid w:val="00416D98"/>
    <w:rsid w:val="00417C1C"/>
    <w:rsid w:val="00420062"/>
    <w:rsid w:val="0042364C"/>
    <w:rsid w:val="00426C5D"/>
    <w:rsid w:val="00427935"/>
    <w:rsid w:val="00436827"/>
    <w:rsid w:val="00454C8B"/>
    <w:rsid w:val="00460289"/>
    <w:rsid w:val="004634CD"/>
    <w:rsid w:val="00464E3D"/>
    <w:rsid w:val="00471785"/>
    <w:rsid w:val="004728F9"/>
    <w:rsid w:val="00474876"/>
    <w:rsid w:val="0047735A"/>
    <w:rsid w:val="00481389"/>
    <w:rsid w:val="00492543"/>
    <w:rsid w:val="00495A29"/>
    <w:rsid w:val="00497580"/>
    <w:rsid w:val="00497D26"/>
    <w:rsid w:val="004A4AAE"/>
    <w:rsid w:val="004B204A"/>
    <w:rsid w:val="004C1015"/>
    <w:rsid w:val="004C28BB"/>
    <w:rsid w:val="004C5B64"/>
    <w:rsid w:val="004D30A2"/>
    <w:rsid w:val="004D58E4"/>
    <w:rsid w:val="004E5616"/>
    <w:rsid w:val="004F6A19"/>
    <w:rsid w:val="00511A44"/>
    <w:rsid w:val="00511DE6"/>
    <w:rsid w:val="00513C74"/>
    <w:rsid w:val="00515BA9"/>
    <w:rsid w:val="00534714"/>
    <w:rsid w:val="00537F27"/>
    <w:rsid w:val="00540DFA"/>
    <w:rsid w:val="005509CC"/>
    <w:rsid w:val="00552DBE"/>
    <w:rsid w:val="005538EC"/>
    <w:rsid w:val="0055459F"/>
    <w:rsid w:val="005557D2"/>
    <w:rsid w:val="0056031E"/>
    <w:rsid w:val="0057001F"/>
    <w:rsid w:val="005756CA"/>
    <w:rsid w:val="00576F83"/>
    <w:rsid w:val="00577977"/>
    <w:rsid w:val="00582918"/>
    <w:rsid w:val="0059022C"/>
    <w:rsid w:val="00591062"/>
    <w:rsid w:val="00596D00"/>
    <w:rsid w:val="005971A7"/>
    <w:rsid w:val="005A0E1A"/>
    <w:rsid w:val="005A68B7"/>
    <w:rsid w:val="005A76DC"/>
    <w:rsid w:val="005B0D64"/>
    <w:rsid w:val="005B187C"/>
    <w:rsid w:val="005B6771"/>
    <w:rsid w:val="005B6775"/>
    <w:rsid w:val="005C097A"/>
    <w:rsid w:val="005C2294"/>
    <w:rsid w:val="005C2404"/>
    <w:rsid w:val="005C3637"/>
    <w:rsid w:val="005C6530"/>
    <w:rsid w:val="005C7B44"/>
    <w:rsid w:val="005D250E"/>
    <w:rsid w:val="005D602D"/>
    <w:rsid w:val="005D63D1"/>
    <w:rsid w:val="005E47CC"/>
    <w:rsid w:val="005F09EE"/>
    <w:rsid w:val="005F40B5"/>
    <w:rsid w:val="005F6353"/>
    <w:rsid w:val="00600725"/>
    <w:rsid w:val="00600B81"/>
    <w:rsid w:val="00602C9C"/>
    <w:rsid w:val="00613AE0"/>
    <w:rsid w:val="00614884"/>
    <w:rsid w:val="006174FD"/>
    <w:rsid w:val="00623A76"/>
    <w:rsid w:val="006250DA"/>
    <w:rsid w:val="006308A8"/>
    <w:rsid w:val="00632DBE"/>
    <w:rsid w:val="00633EE4"/>
    <w:rsid w:val="00634D88"/>
    <w:rsid w:val="00653652"/>
    <w:rsid w:val="00654301"/>
    <w:rsid w:val="00677571"/>
    <w:rsid w:val="00685854"/>
    <w:rsid w:val="00685C8D"/>
    <w:rsid w:val="006868E9"/>
    <w:rsid w:val="006921EC"/>
    <w:rsid w:val="006958D3"/>
    <w:rsid w:val="00696246"/>
    <w:rsid w:val="006A1D38"/>
    <w:rsid w:val="006A2EB4"/>
    <w:rsid w:val="006B5C88"/>
    <w:rsid w:val="006C672E"/>
    <w:rsid w:val="006D264B"/>
    <w:rsid w:val="006D4012"/>
    <w:rsid w:val="006E0ED9"/>
    <w:rsid w:val="006E151F"/>
    <w:rsid w:val="006F2E38"/>
    <w:rsid w:val="006F5073"/>
    <w:rsid w:val="007003B8"/>
    <w:rsid w:val="00701EE1"/>
    <w:rsid w:val="007132F2"/>
    <w:rsid w:val="00720C77"/>
    <w:rsid w:val="00730F6A"/>
    <w:rsid w:val="0073368B"/>
    <w:rsid w:val="007415A9"/>
    <w:rsid w:val="007416BF"/>
    <w:rsid w:val="00742FB9"/>
    <w:rsid w:val="00746D62"/>
    <w:rsid w:val="00752EFD"/>
    <w:rsid w:val="007544FF"/>
    <w:rsid w:val="0075483E"/>
    <w:rsid w:val="0076078C"/>
    <w:rsid w:val="007658E1"/>
    <w:rsid w:val="00766757"/>
    <w:rsid w:val="00767EED"/>
    <w:rsid w:val="0077448F"/>
    <w:rsid w:val="00775087"/>
    <w:rsid w:val="00780BCC"/>
    <w:rsid w:val="007817AF"/>
    <w:rsid w:val="007820FA"/>
    <w:rsid w:val="00787AAF"/>
    <w:rsid w:val="007908A7"/>
    <w:rsid w:val="00795323"/>
    <w:rsid w:val="00795464"/>
    <w:rsid w:val="00795839"/>
    <w:rsid w:val="007A3C8F"/>
    <w:rsid w:val="007A4928"/>
    <w:rsid w:val="007A4ABE"/>
    <w:rsid w:val="007B17A0"/>
    <w:rsid w:val="007B2414"/>
    <w:rsid w:val="007C2998"/>
    <w:rsid w:val="007C2EAC"/>
    <w:rsid w:val="007D002B"/>
    <w:rsid w:val="007D2B08"/>
    <w:rsid w:val="007D4475"/>
    <w:rsid w:val="007D5D11"/>
    <w:rsid w:val="007F2FBF"/>
    <w:rsid w:val="007F7805"/>
    <w:rsid w:val="0080117D"/>
    <w:rsid w:val="0080382D"/>
    <w:rsid w:val="008113AE"/>
    <w:rsid w:val="00811FE8"/>
    <w:rsid w:val="00812112"/>
    <w:rsid w:val="00822854"/>
    <w:rsid w:val="00824AFB"/>
    <w:rsid w:val="00842310"/>
    <w:rsid w:val="00847172"/>
    <w:rsid w:val="008520D6"/>
    <w:rsid w:val="00853E72"/>
    <w:rsid w:val="00856B90"/>
    <w:rsid w:val="008641EB"/>
    <w:rsid w:val="008703CA"/>
    <w:rsid w:val="0087203A"/>
    <w:rsid w:val="00873D47"/>
    <w:rsid w:val="00877E9D"/>
    <w:rsid w:val="00883985"/>
    <w:rsid w:val="00887735"/>
    <w:rsid w:val="00887C26"/>
    <w:rsid w:val="00890F08"/>
    <w:rsid w:val="00893219"/>
    <w:rsid w:val="00894BE5"/>
    <w:rsid w:val="008A3B8F"/>
    <w:rsid w:val="008B1522"/>
    <w:rsid w:val="008B5050"/>
    <w:rsid w:val="008B70F2"/>
    <w:rsid w:val="008B785C"/>
    <w:rsid w:val="008C3FE4"/>
    <w:rsid w:val="008C7487"/>
    <w:rsid w:val="008D20B8"/>
    <w:rsid w:val="008D2873"/>
    <w:rsid w:val="008D4B20"/>
    <w:rsid w:val="008D504C"/>
    <w:rsid w:val="008E179D"/>
    <w:rsid w:val="008E33F8"/>
    <w:rsid w:val="008E6629"/>
    <w:rsid w:val="008F15F1"/>
    <w:rsid w:val="008F27C3"/>
    <w:rsid w:val="008F3433"/>
    <w:rsid w:val="00900DF3"/>
    <w:rsid w:val="00901342"/>
    <w:rsid w:val="00901872"/>
    <w:rsid w:val="00913199"/>
    <w:rsid w:val="009160D1"/>
    <w:rsid w:val="0091790A"/>
    <w:rsid w:val="009259D5"/>
    <w:rsid w:val="00931957"/>
    <w:rsid w:val="0093287C"/>
    <w:rsid w:val="00933EEF"/>
    <w:rsid w:val="00935289"/>
    <w:rsid w:val="009420B4"/>
    <w:rsid w:val="009427F6"/>
    <w:rsid w:val="009453C2"/>
    <w:rsid w:val="00946CEA"/>
    <w:rsid w:val="00962842"/>
    <w:rsid w:val="00963739"/>
    <w:rsid w:val="00967A5D"/>
    <w:rsid w:val="00971AC7"/>
    <w:rsid w:val="00980E87"/>
    <w:rsid w:val="00980EF8"/>
    <w:rsid w:val="00983C6C"/>
    <w:rsid w:val="0099058F"/>
    <w:rsid w:val="00991F9C"/>
    <w:rsid w:val="00996911"/>
    <w:rsid w:val="00996A5C"/>
    <w:rsid w:val="009A4EBD"/>
    <w:rsid w:val="009B1BC1"/>
    <w:rsid w:val="009B47A9"/>
    <w:rsid w:val="009C416B"/>
    <w:rsid w:val="009C5397"/>
    <w:rsid w:val="009D6A11"/>
    <w:rsid w:val="009E6733"/>
    <w:rsid w:val="009E6E6B"/>
    <w:rsid w:val="009F000E"/>
    <w:rsid w:val="00A0131C"/>
    <w:rsid w:val="00A0496C"/>
    <w:rsid w:val="00A1624D"/>
    <w:rsid w:val="00A175CA"/>
    <w:rsid w:val="00A211B8"/>
    <w:rsid w:val="00A21B51"/>
    <w:rsid w:val="00A26D52"/>
    <w:rsid w:val="00A402D0"/>
    <w:rsid w:val="00A457D3"/>
    <w:rsid w:val="00A50FE1"/>
    <w:rsid w:val="00A51A8B"/>
    <w:rsid w:val="00A54EEB"/>
    <w:rsid w:val="00A56790"/>
    <w:rsid w:val="00A57858"/>
    <w:rsid w:val="00A624D2"/>
    <w:rsid w:val="00A83E15"/>
    <w:rsid w:val="00A95EFD"/>
    <w:rsid w:val="00A97762"/>
    <w:rsid w:val="00AA256C"/>
    <w:rsid w:val="00AA4988"/>
    <w:rsid w:val="00AA72F1"/>
    <w:rsid w:val="00AB3798"/>
    <w:rsid w:val="00AB5836"/>
    <w:rsid w:val="00AB6F51"/>
    <w:rsid w:val="00AC3EE3"/>
    <w:rsid w:val="00AC6021"/>
    <w:rsid w:val="00AC631A"/>
    <w:rsid w:val="00AC79CB"/>
    <w:rsid w:val="00AD60B6"/>
    <w:rsid w:val="00AE7310"/>
    <w:rsid w:val="00AF0C43"/>
    <w:rsid w:val="00B00CE0"/>
    <w:rsid w:val="00B06B5D"/>
    <w:rsid w:val="00B21A23"/>
    <w:rsid w:val="00B23948"/>
    <w:rsid w:val="00B31E1C"/>
    <w:rsid w:val="00B33E27"/>
    <w:rsid w:val="00B46143"/>
    <w:rsid w:val="00B47CE1"/>
    <w:rsid w:val="00B76444"/>
    <w:rsid w:val="00B80EB4"/>
    <w:rsid w:val="00B811FF"/>
    <w:rsid w:val="00B829AA"/>
    <w:rsid w:val="00B82C8A"/>
    <w:rsid w:val="00B92237"/>
    <w:rsid w:val="00B941D5"/>
    <w:rsid w:val="00BA4241"/>
    <w:rsid w:val="00BA73E3"/>
    <w:rsid w:val="00BB404A"/>
    <w:rsid w:val="00BB7CE5"/>
    <w:rsid w:val="00BC1C23"/>
    <w:rsid w:val="00BD0513"/>
    <w:rsid w:val="00BD05C7"/>
    <w:rsid w:val="00BD48C3"/>
    <w:rsid w:val="00BD69CF"/>
    <w:rsid w:val="00BE0D9C"/>
    <w:rsid w:val="00BE27E5"/>
    <w:rsid w:val="00BE3551"/>
    <w:rsid w:val="00BF59C4"/>
    <w:rsid w:val="00C028D7"/>
    <w:rsid w:val="00C0568B"/>
    <w:rsid w:val="00C06FD5"/>
    <w:rsid w:val="00C17F2D"/>
    <w:rsid w:val="00C2167C"/>
    <w:rsid w:val="00C23335"/>
    <w:rsid w:val="00C4091E"/>
    <w:rsid w:val="00C473CE"/>
    <w:rsid w:val="00C575DF"/>
    <w:rsid w:val="00C631E6"/>
    <w:rsid w:val="00C6387C"/>
    <w:rsid w:val="00C70412"/>
    <w:rsid w:val="00C8020F"/>
    <w:rsid w:val="00C90732"/>
    <w:rsid w:val="00CA1532"/>
    <w:rsid w:val="00CB441D"/>
    <w:rsid w:val="00CB615B"/>
    <w:rsid w:val="00CB7C1C"/>
    <w:rsid w:val="00CD408B"/>
    <w:rsid w:val="00CD4BF4"/>
    <w:rsid w:val="00CD5A50"/>
    <w:rsid w:val="00CE0A0B"/>
    <w:rsid w:val="00CE70D2"/>
    <w:rsid w:val="00CF11F0"/>
    <w:rsid w:val="00CF2B97"/>
    <w:rsid w:val="00CF3ABD"/>
    <w:rsid w:val="00CF4F28"/>
    <w:rsid w:val="00CF56C3"/>
    <w:rsid w:val="00CF69EF"/>
    <w:rsid w:val="00D049D8"/>
    <w:rsid w:val="00D103C0"/>
    <w:rsid w:val="00D129CA"/>
    <w:rsid w:val="00D222EF"/>
    <w:rsid w:val="00D2232E"/>
    <w:rsid w:val="00D35051"/>
    <w:rsid w:val="00D36331"/>
    <w:rsid w:val="00D42057"/>
    <w:rsid w:val="00D6172D"/>
    <w:rsid w:val="00D66C95"/>
    <w:rsid w:val="00D70198"/>
    <w:rsid w:val="00D72369"/>
    <w:rsid w:val="00D73E37"/>
    <w:rsid w:val="00D73ED7"/>
    <w:rsid w:val="00D92A00"/>
    <w:rsid w:val="00D93A38"/>
    <w:rsid w:val="00D93D15"/>
    <w:rsid w:val="00D95164"/>
    <w:rsid w:val="00DA0433"/>
    <w:rsid w:val="00DA43E3"/>
    <w:rsid w:val="00DB0989"/>
    <w:rsid w:val="00DC59EE"/>
    <w:rsid w:val="00DC6002"/>
    <w:rsid w:val="00DC7BE3"/>
    <w:rsid w:val="00DD021A"/>
    <w:rsid w:val="00DD574B"/>
    <w:rsid w:val="00DE08F5"/>
    <w:rsid w:val="00DE32F8"/>
    <w:rsid w:val="00DF0629"/>
    <w:rsid w:val="00DF6E1E"/>
    <w:rsid w:val="00E01304"/>
    <w:rsid w:val="00E126A2"/>
    <w:rsid w:val="00E1453B"/>
    <w:rsid w:val="00E20976"/>
    <w:rsid w:val="00E21BEA"/>
    <w:rsid w:val="00E222E3"/>
    <w:rsid w:val="00E25A23"/>
    <w:rsid w:val="00E3198E"/>
    <w:rsid w:val="00E37DB2"/>
    <w:rsid w:val="00E41E0A"/>
    <w:rsid w:val="00E43ED9"/>
    <w:rsid w:val="00E53409"/>
    <w:rsid w:val="00E5441A"/>
    <w:rsid w:val="00E54A3F"/>
    <w:rsid w:val="00E620D3"/>
    <w:rsid w:val="00E65961"/>
    <w:rsid w:val="00E670B6"/>
    <w:rsid w:val="00E70FF6"/>
    <w:rsid w:val="00E7621C"/>
    <w:rsid w:val="00E76AE6"/>
    <w:rsid w:val="00E801C5"/>
    <w:rsid w:val="00E803BE"/>
    <w:rsid w:val="00E821B7"/>
    <w:rsid w:val="00E82C8A"/>
    <w:rsid w:val="00E95858"/>
    <w:rsid w:val="00E96291"/>
    <w:rsid w:val="00ED0B5D"/>
    <w:rsid w:val="00ED2F41"/>
    <w:rsid w:val="00ED558F"/>
    <w:rsid w:val="00EE2CAA"/>
    <w:rsid w:val="00EE75D3"/>
    <w:rsid w:val="00EE7A1F"/>
    <w:rsid w:val="00EF289D"/>
    <w:rsid w:val="00EF4F76"/>
    <w:rsid w:val="00EF6219"/>
    <w:rsid w:val="00F00238"/>
    <w:rsid w:val="00F02178"/>
    <w:rsid w:val="00F11107"/>
    <w:rsid w:val="00F12390"/>
    <w:rsid w:val="00F12CD8"/>
    <w:rsid w:val="00F1470E"/>
    <w:rsid w:val="00F17489"/>
    <w:rsid w:val="00F25639"/>
    <w:rsid w:val="00F25BA1"/>
    <w:rsid w:val="00F27911"/>
    <w:rsid w:val="00F3025D"/>
    <w:rsid w:val="00F3146D"/>
    <w:rsid w:val="00F33A7E"/>
    <w:rsid w:val="00F34667"/>
    <w:rsid w:val="00F40A22"/>
    <w:rsid w:val="00F415B0"/>
    <w:rsid w:val="00F4269A"/>
    <w:rsid w:val="00F63ABE"/>
    <w:rsid w:val="00F754F0"/>
    <w:rsid w:val="00F761FB"/>
    <w:rsid w:val="00F8053F"/>
    <w:rsid w:val="00F81813"/>
    <w:rsid w:val="00F91197"/>
    <w:rsid w:val="00F915F2"/>
    <w:rsid w:val="00F967D8"/>
    <w:rsid w:val="00FA0748"/>
    <w:rsid w:val="00FA16D9"/>
    <w:rsid w:val="00FA2030"/>
    <w:rsid w:val="00FB497B"/>
    <w:rsid w:val="00FB67A3"/>
    <w:rsid w:val="00FB6EBC"/>
    <w:rsid w:val="00FC3D5B"/>
    <w:rsid w:val="00FC4E9E"/>
    <w:rsid w:val="00FD2474"/>
    <w:rsid w:val="00FE043A"/>
    <w:rsid w:val="00FE3457"/>
    <w:rsid w:val="00FE742B"/>
    <w:rsid w:val="00FF3050"/>
    <w:rsid w:val="00FF50FA"/>
    <w:rsid w:val="00FF548E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2A7F4"/>
  <w15:chartTrackingRefBased/>
  <w15:docId w15:val="{0B8E20B7-C3C6-43F8-A415-3FEF8BB6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EE4"/>
  </w:style>
  <w:style w:type="paragraph" w:styleId="Heading1">
    <w:name w:val="heading 1"/>
    <w:basedOn w:val="Normal"/>
    <w:next w:val="Normal"/>
    <w:link w:val="Heading1Char"/>
    <w:uiPriority w:val="9"/>
    <w:qFormat/>
    <w:rsid w:val="00633E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3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D323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D32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D32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1D323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3EE4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ContactInfo">
    <w:name w:val="Contact Info"/>
    <w:basedOn w:val="Normal"/>
    <w:rsid w:val="006A2EB4"/>
    <w:pPr>
      <w:spacing w:before="40" w:after="40" w:line="240" w:lineRule="auto"/>
    </w:pPr>
    <w:rPr>
      <w:rFonts w:ascii="Cambria" w:eastAsia="Times New Roman" w:hAnsi="Cambria" w:cs="Cambria"/>
      <w:color w:val="7F7F7F"/>
      <w:lang w:val="fr-FR"/>
    </w:rPr>
  </w:style>
  <w:style w:type="paragraph" w:customStyle="1" w:styleId="Name">
    <w:name w:val="Name"/>
    <w:basedOn w:val="Normal"/>
    <w:rsid w:val="006A2EB4"/>
    <w:pPr>
      <w:spacing w:before="80" w:after="80" w:line="240" w:lineRule="auto"/>
    </w:pPr>
    <w:rPr>
      <w:rFonts w:ascii="Candara" w:eastAsia="Times New Roman" w:hAnsi="Candara" w:cs="Candara"/>
      <w:b/>
      <w:bCs/>
      <w:color w:val="000000"/>
      <w:sz w:val="44"/>
      <w:szCs w:val="44"/>
      <w:lang w:val="en-US"/>
    </w:rPr>
  </w:style>
  <w:style w:type="paragraph" w:customStyle="1" w:styleId="Designation">
    <w:name w:val="Designation"/>
    <w:basedOn w:val="Normal"/>
    <w:rsid w:val="006A2EB4"/>
    <w:pPr>
      <w:spacing w:before="80" w:after="80" w:line="240" w:lineRule="auto"/>
    </w:pPr>
    <w:rPr>
      <w:rFonts w:ascii="Candara" w:eastAsia="Times New Roman" w:hAnsi="Candara" w:cs="Candara"/>
      <w:b/>
      <w:bCs/>
      <w:color w:val="7F7F7F"/>
      <w:sz w:val="28"/>
      <w:szCs w:val="28"/>
      <w:lang w:val="en-US"/>
    </w:rPr>
  </w:style>
  <w:style w:type="character" w:styleId="Hyperlink">
    <w:name w:val="Hyperlink"/>
    <w:rsid w:val="006A2EB4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6A2EB4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val="en-US"/>
    </w:rPr>
  </w:style>
  <w:style w:type="paragraph" w:customStyle="1" w:styleId="CompanyDetails">
    <w:name w:val="Company Details"/>
    <w:basedOn w:val="Normal"/>
    <w:rsid w:val="006A2EB4"/>
    <w:pPr>
      <w:tabs>
        <w:tab w:val="center" w:pos="5040"/>
        <w:tab w:val="right" w:pos="9360"/>
      </w:tabs>
      <w:spacing w:after="0" w:line="240" w:lineRule="auto"/>
    </w:pPr>
    <w:rPr>
      <w:rFonts w:ascii="Verdana" w:eastAsia="Calibri" w:hAnsi="Verdana" w:cs="Verdana"/>
      <w:b/>
      <w:bCs/>
      <w:spacing w:val="-2"/>
      <w:sz w:val="18"/>
      <w:szCs w:val="1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A2EB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E4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E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E4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E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E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E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E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33E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33E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33E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E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633EE4"/>
    <w:rPr>
      <w:b/>
      <w:bCs/>
    </w:rPr>
  </w:style>
  <w:style w:type="character" w:styleId="Emphasis">
    <w:name w:val="Emphasis"/>
    <w:basedOn w:val="DefaultParagraphFont"/>
    <w:uiPriority w:val="20"/>
    <w:qFormat/>
    <w:rsid w:val="00633EE4"/>
    <w:rPr>
      <w:i/>
      <w:iCs/>
    </w:rPr>
  </w:style>
  <w:style w:type="paragraph" w:styleId="NoSpacing">
    <w:name w:val="No Spacing"/>
    <w:uiPriority w:val="1"/>
    <w:qFormat/>
    <w:rsid w:val="00633EE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33E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33E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33E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33E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33E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633E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633E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33EE4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67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7D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5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D11"/>
  </w:style>
  <w:style w:type="paragraph" w:styleId="Footer">
    <w:name w:val="footer"/>
    <w:basedOn w:val="Normal"/>
    <w:link w:val="FooterChar"/>
    <w:uiPriority w:val="99"/>
    <w:unhideWhenUsed/>
    <w:rsid w:val="007D5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D11"/>
  </w:style>
  <w:style w:type="paragraph" w:customStyle="1" w:styleId="Level1">
    <w:name w:val="Level 1"/>
    <w:basedOn w:val="Normal"/>
    <w:rsid w:val="00D35051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723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7977">
          <w:marLeft w:val="0"/>
          <w:marRight w:val="0"/>
          <w:marTop w:val="150"/>
          <w:marBottom w:val="10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5265">
          <w:marLeft w:val="0"/>
          <w:marRight w:val="0"/>
          <w:marTop w:val="150"/>
          <w:marBottom w:val="10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jyothisfranc.web.app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jyothisfranc.web.app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jyothisf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in/jyothisf/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1D386-445B-4DEF-B3CD-D8B7CC9023B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7342</TotalTime>
  <Pages>3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babay</dc:creator>
  <cp:keywords/>
  <dc:description/>
  <cp:lastModifiedBy>Francis, Jyothis (MPBSDP)</cp:lastModifiedBy>
  <cp:revision>87</cp:revision>
  <dcterms:created xsi:type="dcterms:W3CDTF">2025-07-18T01:39:00Z</dcterms:created>
  <dcterms:modified xsi:type="dcterms:W3CDTF">2026-10-21T14:44:00Z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a106e-6316-442c-ad35-738afd673d2b_Enabled">
    <vt:lpwstr>true</vt:lpwstr>
  </property>
  <property fmtid="{D5CDD505-2E9C-101B-9397-08002B2CF9AE}" pid="3" name="MSIP_Label_034a106e-6316-442c-ad35-738afd673d2b_SetDate">
    <vt:lpwstr>2021-11-16T21:38:40Z</vt:lpwstr>
  </property>
  <property fmtid="{D5CDD505-2E9C-101B-9397-08002B2CF9AE}" pid="4" name="MSIP_Label_034a106e-6316-442c-ad35-738afd673d2b_Method">
    <vt:lpwstr>Standard</vt:lpwstr>
  </property>
  <property fmtid="{D5CDD505-2E9C-101B-9397-08002B2CF9AE}" pid="5" name="MSIP_Label_034a106e-6316-442c-ad35-738afd673d2b_Name">
    <vt:lpwstr>034a106e-6316-442c-ad35-738afd673d2b</vt:lpwstr>
  </property>
  <property fmtid="{D5CDD505-2E9C-101B-9397-08002B2CF9AE}" pid="6" name="MSIP_Label_034a106e-6316-442c-ad35-738afd673d2b_SiteId">
    <vt:lpwstr>cddc1229-ac2a-4b97-b78a-0e5cacb5865c</vt:lpwstr>
  </property>
  <property fmtid="{D5CDD505-2E9C-101B-9397-08002B2CF9AE}" pid="7" name="MSIP_Label_034a106e-6316-442c-ad35-738afd673d2b_ActionId">
    <vt:lpwstr>40038eae-f706-4424-b009-494e0516bdaa</vt:lpwstr>
  </property>
  <property fmtid="{D5CDD505-2E9C-101B-9397-08002B2CF9AE}" pid="8" name="MSIP_Label_034a106e-6316-442c-ad35-738afd673d2b_ContentBits">
    <vt:lpwstr>0</vt:lpwstr>
  </property>
</Properties>
</file>